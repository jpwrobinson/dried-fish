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317814B1"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 xml:space="preserve">Dried fish provide widespread access to critical nutrients across </w:t>
      </w:r>
      <w:del w:id="0" w:author="Robinson, James (robins64)" w:date="2025-06-27T09:47:00Z">
        <w:r w:rsidDel="00195DED">
          <w:rPr>
            <w:rFonts w:ascii="Times New Roman" w:eastAsia="Times New Roman" w:hAnsi="Times New Roman" w:cs="Times New Roman"/>
            <w:sz w:val="26"/>
            <w:szCs w:val="26"/>
          </w:rPr>
          <w:delText>sub-Saharan</w:delText>
        </w:r>
      </w:del>
      <w:del w:id="1" w:author="Robinson, James (robins64)" w:date="2025-06-27T09:59:00Z">
        <w:r w:rsidDel="00DB0B69">
          <w:rPr>
            <w:rFonts w:ascii="Times New Roman" w:eastAsia="Times New Roman" w:hAnsi="Times New Roman" w:cs="Times New Roman"/>
            <w:sz w:val="26"/>
            <w:szCs w:val="26"/>
          </w:rPr>
          <w:delText xml:space="preserve"> </w:delText>
        </w:r>
      </w:del>
      <w:proofErr w:type="gramStart"/>
      <w:r>
        <w:rPr>
          <w:rFonts w:ascii="Times New Roman" w:eastAsia="Times New Roman" w:hAnsi="Times New Roman" w:cs="Times New Roman"/>
          <w:sz w:val="26"/>
          <w:szCs w:val="26"/>
        </w:rPr>
        <w:t>Africa</w:t>
      </w:r>
      <w:proofErr w:type="gramEnd"/>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Christopher </w:t>
      </w:r>
      <w:proofErr w:type="spellStart"/>
      <w:r>
        <w:rPr>
          <w:rFonts w:ascii="Times New Roman" w:eastAsia="Times New Roman" w:hAnsi="Times New Roman" w:cs="Times New Roman"/>
        </w:rPr>
        <w:t>Mulanda</w:t>
      </w:r>
      <w:proofErr w:type="spellEnd"/>
      <w:r>
        <w:rPr>
          <w:rFonts w:ascii="Times New Roman" w:eastAsia="Times New Roman" w:hAnsi="Times New Roman" w:cs="Times New Roman"/>
        </w:rPr>
        <w:t xml:space="preserve">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9. Shakuntala H </w:t>
      </w:r>
      <w:proofErr w:type="spellStart"/>
      <w:r>
        <w:rPr>
          <w:rFonts w:ascii="Times New Roman" w:eastAsia="Times New Roman" w:hAnsi="Times New Roman" w:cs="Times New Roman"/>
        </w:rPr>
        <w:t>Thilsted</w:t>
      </w:r>
      <w:proofErr w:type="spellEnd"/>
      <w:r>
        <w:rPr>
          <w:rFonts w:ascii="Times New Roman" w:eastAsia="Times New Roman" w:hAnsi="Times New Roman" w:cs="Times New Roman"/>
        </w:rPr>
        <w:t>, CGIAR, Washington D</w:t>
      </w:r>
      <w:ins w:id="2"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3"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rPr>
        <w:t>*James PW Robinson</w:t>
      </w:r>
    </w:p>
    <w:p w14:paraId="3B0528CE"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b/>
        </w:rPr>
        <w:t>Email</w:t>
      </w:r>
      <w:r w:rsidRPr="00FC40E0">
        <w:rPr>
          <w:rFonts w:ascii="Times New Roman" w:eastAsia="Times New Roman" w:hAnsi="Times New Roman" w:cs="Times New Roman"/>
        </w:rPr>
        <w:t>: james.robinson@lancaster.ac.uk</w:t>
      </w:r>
    </w:p>
    <w:p w14:paraId="4FFB4CE3" w14:textId="77777777" w:rsidR="006A4A72" w:rsidRPr="00FC40E0" w:rsidRDefault="006A4A72">
      <w:pPr>
        <w:rPr>
          <w:rFonts w:ascii="Times New Roman" w:eastAsia="Times New Roman" w:hAnsi="Times New Roman" w:cs="Times New Roman"/>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xml:space="preserve">: JPWR conceived the paper, conducted all analyses, and wrote the first draft, with LCO, KAB, KJF, MK, NAJG, and CHH. JPWR, NAJG, TL, RK, NM, and SS collected fish samples. MK supervised chemical analyses. All </w:t>
      </w:r>
      <w:proofErr w:type="spellStart"/>
      <w:r>
        <w:rPr>
          <w:rFonts w:ascii="Times New Roman" w:eastAsia="Times New Roman" w:hAnsi="Times New Roman" w:cs="Times New Roman"/>
        </w:rPr>
        <w:t>coauthors</w:t>
      </w:r>
      <w:proofErr w:type="spellEnd"/>
      <w:r>
        <w:rPr>
          <w:rFonts w:ascii="Times New Roman" w:eastAsia="Times New Roman" w:hAnsi="Times New Roman" w:cs="Times New Roman"/>
        </w:rPr>
        <w:t xml:space="preserve">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29628238"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p>
    <w:p w14:paraId="2B9374F3" w14:textId="77777777" w:rsidR="006A4A72" w:rsidRDefault="006A4A72">
      <w:pPr>
        <w:rPr>
          <w:rFonts w:ascii="Times New Roman" w:eastAsia="Times New Roman" w:hAnsi="Times New Roman" w:cs="Times New Roman"/>
          <w:b/>
          <w:sz w:val="26"/>
          <w:szCs w:val="26"/>
        </w:rPr>
      </w:pPr>
    </w:p>
    <w:p w14:paraId="52FA66FE" w14:textId="0AAA17C5"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w:t>
      </w:r>
      <w:ins w:id="4" w:author="Robinson, James (robins64)" w:date="2025-06-27T16:32:00Z">
        <w:r w:rsidR="0067683A">
          <w:rPr>
            <w:rFonts w:ascii="Times New Roman" w:eastAsia="Times New Roman" w:hAnsi="Times New Roman" w:cs="Times New Roman"/>
          </w:rPr>
          <w:t xml:space="preserve">East and West </w:t>
        </w:r>
      </w:ins>
      <w:del w:id="5" w:author="Robinson, James (robins64)" w:date="2025-06-27T16:32:00Z">
        <w:r w:rsidDel="0067683A">
          <w:rPr>
            <w:rFonts w:ascii="Times New Roman" w:eastAsia="Times New Roman" w:hAnsi="Times New Roman" w:cs="Times New Roman"/>
          </w:rPr>
          <w:delText xml:space="preserve">sub-Saharan </w:delText>
        </w:r>
      </w:del>
      <w:r>
        <w:rPr>
          <w:rFonts w:ascii="Times New Roman" w:eastAsia="Times New Roman" w:hAnsi="Times New Roman" w:cs="Times New Roman"/>
        </w:rPr>
        <w:t>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w:t>
      </w:r>
      <w:ins w:id="6" w:author="Lydia O'Meara" w:date="2025-05-07T09:15:00Z">
        <w:r w:rsidR="00E615C2">
          <w:rPr>
            <w:rFonts w:ascii="Times New Roman" w:eastAsia="Times New Roman" w:hAnsi="Times New Roman" w:cs="Times New Roman"/>
          </w:rPr>
          <w:t xml:space="preserve"> six </w:t>
        </w:r>
        <w:del w:id="7" w:author="Robinson, James (robins64)" w:date="2025-06-27T16:31:00Z">
          <w:r w:rsidR="00E615C2" w:rsidDel="003B3B90">
            <w:rPr>
              <w:rFonts w:ascii="Times New Roman" w:eastAsia="Times New Roman" w:hAnsi="Times New Roman" w:cs="Times New Roman"/>
            </w:rPr>
            <w:delText xml:space="preserve">sub-Saharan African </w:delText>
          </w:r>
        </w:del>
        <w:r w:rsidR="00E615C2">
          <w:rPr>
            <w:rFonts w:ascii="Times New Roman" w:eastAsia="Times New Roman" w:hAnsi="Times New Roman" w:cs="Times New Roman"/>
          </w:rPr>
          <w:t>countries</w:t>
        </w:r>
      </w:ins>
      <w:r>
        <w:rPr>
          <w:rFonts w:ascii="Times New Roman" w:eastAsia="Times New Roman" w:hAnsi="Times New Roman" w:cs="Times New Roman"/>
        </w:rPr>
        <w:t xml:space="preserve"> </w:t>
      </w:r>
      <w:ins w:id="8"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Côte d’Ivoire, Ghana, Nigeria, Malawi, Tanzania, and Uganda</w:t>
      </w:r>
      <w:ins w:id="9"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 xml:space="preserve"> (</w:t>
      </w:r>
      <w:ins w:id="10" w:author="Robinson, James (robins64)" w:date="2025-06-27T08:54:00Z">
        <w:r w:rsidR="00C43693">
          <w:rPr>
            <w:rFonts w:ascii="Times New Roman" w:eastAsia="Times New Roman" w:hAnsi="Times New Roman" w:cs="Times New Roman"/>
          </w:rPr>
          <w:t>~</w:t>
        </w:r>
      </w:ins>
      <w:r>
        <w:rPr>
          <w:rFonts w:ascii="Times New Roman" w:eastAsia="Times New Roman" w:hAnsi="Times New Roman" w:cs="Times New Roman"/>
        </w:rPr>
        <w:t>14</w:t>
      </w:r>
      <w:ins w:id="11" w:author="Robinson, James (robins64)" w:date="2025-05-20T10:44:00Z">
        <w:r w:rsidR="00247BC7">
          <w:rPr>
            <w:rFonts w:ascii="Times New Roman" w:eastAsia="Times New Roman" w:hAnsi="Times New Roman" w:cs="Times New Roman"/>
          </w:rPr>
          <w:t>4</w:t>
        </w:r>
      </w:ins>
      <w:del w:id="12" w:author="Robinson, James (robins64)" w:date="2025-05-20T10:44:00Z">
        <w:r w:rsidDel="00247BC7">
          <w:rPr>
            <w:rFonts w:ascii="Times New Roman" w:eastAsia="Times New Roman" w:hAnsi="Times New Roman" w:cs="Times New Roman"/>
          </w:rPr>
          <w:delText>5</w:delText>
        </w:r>
      </w:del>
      <w:r>
        <w:rPr>
          <w:rFonts w:ascii="Times New Roman" w:eastAsia="Times New Roman" w:hAnsi="Times New Roman" w:cs="Times New Roman"/>
        </w:rPr>
        <w:t xml:space="preserve"> million people</w:t>
      </w:r>
      <w:del w:id="13" w:author="Robinson, James (robins64)" w:date="2025-06-27T08:54:00Z">
        <w:r w:rsidDel="00C43693">
          <w:rPr>
            <w:rFonts w:ascii="Times New Roman" w:eastAsia="Times New Roman" w:hAnsi="Times New Roman" w:cs="Times New Roman"/>
          </w:rPr>
          <w:delText>, 95% HPDI = 13</w:delText>
        </w:r>
      </w:del>
      <w:del w:id="14" w:author="Robinson, James (robins64)" w:date="2025-05-20T10:44:00Z">
        <w:r w:rsidDel="00247BC7">
          <w:rPr>
            <w:rFonts w:ascii="Times New Roman" w:eastAsia="Times New Roman" w:hAnsi="Times New Roman" w:cs="Times New Roman"/>
          </w:rPr>
          <w:delText>4</w:delText>
        </w:r>
      </w:del>
      <w:del w:id="15" w:author="Robinson, James (robins64)" w:date="2025-06-27T08:54:00Z">
        <w:r w:rsidDel="00C43693">
          <w:rPr>
            <w:rFonts w:ascii="Times New Roman" w:eastAsia="Times New Roman" w:hAnsi="Times New Roman" w:cs="Times New Roman"/>
          </w:rPr>
          <w:delText>-1</w:delText>
        </w:r>
      </w:del>
      <w:del w:id="16" w:author="Robinson, James (robins64)" w:date="2025-05-20T10:44:00Z">
        <w:r w:rsidDel="00247BC7">
          <w:rPr>
            <w:rFonts w:ascii="Times New Roman" w:eastAsia="Times New Roman" w:hAnsi="Times New Roman" w:cs="Times New Roman"/>
          </w:rPr>
          <w:delText>60</w:delText>
        </w:r>
      </w:del>
      <w:del w:id="17" w:author="Robinson, James (robins64)" w:date="2025-06-27T08:54:00Z">
        <w:r w:rsidDel="00C43693">
          <w:rPr>
            <w:rFonts w:ascii="Times New Roman" w:eastAsia="Times New Roman" w:hAnsi="Times New Roman" w:cs="Times New Roman"/>
          </w:rPr>
          <w:delText xml:space="preserve"> million</w:delText>
        </w:r>
      </w:del>
      <w:r>
        <w:rPr>
          <w:rFonts w:ascii="Times New Roman" w:eastAsia="Times New Roman" w:hAnsi="Times New Roman" w:cs="Times New Roman"/>
        </w:rPr>
        <w:t>). Dried fish consumption</w:t>
      </w:r>
      <w:ins w:id="18"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w:t>
      </w:r>
      <w:ins w:id="19" w:author="Robinson, James (robins64)" w:date="2025-05-20T10:47:00Z">
        <w:r w:rsidR="00B34142">
          <w:rPr>
            <w:rFonts w:ascii="Times New Roman" w:eastAsia="Times New Roman" w:hAnsi="Times New Roman" w:cs="Times New Roman"/>
          </w:rPr>
          <w:t xml:space="preserve">were 54% higher </w:t>
        </w:r>
      </w:ins>
      <w:del w:id="20" w:author="Robinson, James (robins64)" w:date="2025-05-20T10:47:00Z">
        <w:r w:rsidDel="00B34142">
          <w:rPr>
            <w:rFonts w:ascii="Times New Roman" w:eastAsia="Times New Roman" w:hAnsi="Times New Roman" w:cs="Times New Roman"/>
          </w:rPr>
          <w:delText xml:space="preserve">exceeded </w:delText>
        </w:r>
      </w:del>
      <w:ins w:id="21" w:author="Robinson, James (robins64)" w:date="2025-05-20T10:47:00Z">
        <w:r w:rsidR="00B34142">
          <w:rPr>
            <w:rFonts w:ascii="Times New Roman" w:eastAsia="Times New Roman" w:hAnsi="Times New Roman" w:cs="Times New Roman"/>
          </w:rPr>
          <w:t xml:space="preserve">than </w:t>
        </w:r>
      </w:ins>
      <w:r>
        <w:rPr>
          <w:rFonts w:ascii="Times New Roman" w:eastAsia="Times New Roman" w:hAnsi="Times New Roman" w:cs="Times New Roman"/>
        </w:rPr>
        <w:t>fresh fish</w:t>
      </w:r>
      <w:del w:id="22" w:author="Robinson, James (robins64)" w:date="2025-05-20T10:47:00Z">
        <w:r w:rsidDel="00B34142">
          <w:rPr>
            <w:rFonts w:ascii="Times New Roman" w:eastAsia="Times New Roman" w:hAnsi="Times New Roman" w:cs="Times New Roman"/>
          </w:rPr>
          <w:delText xml:space="preserve"> by a ratio of 1.6 to 1</w:delText>
        </w:r>
      </w:del>
      <w:r>
        <w:rPr>
          <w:rFonts w:ascii="Times New Roman" w:eastAsia="Times New Roman" w:hAnsi="Times New Roman" w:cs="Times New Roman"/>
        </w:rPr>
        <w:t xml:space="preserve">, and was highest in households near to marine coastlines. Dried fish consumption </w:t>
      </w:r>
      <w:del w:id="23" w:author="Kathryn Fiorella" w:date="2025-05-07T02:22:00Z">
        <w:r w:rsidDel="00DB6A91">
          <w:rPr>
            <w:rFonts w:ascii="Times New Roman" w:eastAsia="Times New Roman" w:hAnsi="Times New Roman" w:cs="Times New Roman"/>
          </w:rPr>
          <w:delText xml:space="preserve">remained </w:delText>
        </w:r>
      </w:del>
      <w:ins w:id="24" w:author="Kathryn Fiorella" w:date="2025-05-07T02:22:00Z">
        <w:r w:rsidR="00DB6A91">
          <w:rPr>
            <w:rFonts w:ascii="Times New Roman" w:eastAsia="Times New Roman" w:hAnsi="Times New Roman" w:cs="Times New Roman"/>
          </w:rPr>
          <w:t xml:space="preserve">is </w:t>
        </w:r>
      </w:ins>
      <w:r>
        <w:rPr>
          <w:rFonts w:ascii="Times New Roman" w:eastAsia="Times New Roman" w:hAnsi="Times New Roman" w:cs="Times New Roman"/>
        </w:rPr>
        <w:t>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tropics</w:t>
      </w:r>
      <w:del w:id="25" w:author="Robinson, James (robins64)" w:date="2025-05-20T10:47:00Z">
        <w:r w:rsidDel="00EE7B3A">
          <w:rPr>
            <w:rFonts w:ascii="Times New Roman" w:eastAsia="Times New Roman" w:hAnsi="Times New Roman" w:cs="Times New Roman"/>
          </w:rPr>
          <w:delText>,</w:delText>
        </w:r>
      </w:del>
      <w:r>
        <w:rPr>
          <w:rFonts w:ascii="Times New Roman" w:eastAsia="Times New Roman" w:hAnsi="Times New Roman" w:cs="Times New Roman"/>
        </w:rPr>
        <w:t xml:space="preserve"> but will require policies that mitigate negative effects of overfishing, environmental changes</w:t>
      </w:r>
      <w:del w:id="26" w:author="Robinson, James (robins64)" w:date="2025-05-20T10:50:00Z">
        <w:r w:rsidDel="00534AF6">
          <w:rPr>
            <w:rFonts w:ascii="Times New Roman" w:eastAsia="Times New Roman" w:hAnsi="Times New Roman" w:cs="Times New Roman"/>
          </w:rPr>
          <w:delText>,</w:delText>
        </w:r>
      </w:del>
      <w:r>
        <w:rPr>
          <w:rFonts w:ascii="Times New Roman" w:eastAsia="Times New Roman" w:hAnsi="Times New Roman" w:cs="Times New Roman"/>
        </w:rPr>
        <w:t xml:space="preserve"> and competition with international </w:t>
      </w:r>
      <w:del w:id="27" w:author="Robinson, James (robins64)" w:date="2025-05-20T10:48:00Z">
        <w:r w:rsidDel="00EE7B3A">
          <w:rPr>
            <w:rFonts w:ascii="Times New Roman" w:eastAsia="Times New Roman" w:hAnsi="Times New Roman" w:cs="Times New Roman"/>
          </w:rPr>
          <w:delText xml:space="preserve">fleets and </w:delText>
        </w:r>
      </w:del>
      <w:r>
        <w:rPr>
          <w:rFonts w:ascii="Times New Roman" w:eastAsia="Times New Roman" w:hAnsi="Times New Roman" w:cs="Times New Roman"/>
        </w:rPr>
        <w:t>markets</w:t>
      </w:r>
      <w:ins w:id="28" w:author="Kathryn Fiorella" w:date="2025-05-07T02:22:00Z">
        <w:r w:rsidR="00DB6A91">
          <w:rPr>
            <w:rFonts w:ascii="Times New Roman" w:eastAsia="Times New Roman" w:hAnsi="Times New Roman" w:cs="Times New Roman"/>
          </w:rPr>
          <w:t xml:space="preserve">, </w:t>
        </w:r>
        <w:del w:id="29" w:author="Robinson, James (robins64)" w:date="2025-05-20T10:50:00Z">
          <w:r w:rsidR="00DB6A91" w:rsidDel="000F61D1">
            <w:rPr>
              <w:rFonts w:ascii="Times New Roman" w:eastAsia="Times New Roman" w:hAnsi="Times New Roman" w:cs="Times New Roman"/>
            </w:rPr>
            <w:delText>and</w:delText>
          </w:r>
        </w:del>
      </w:ins>
      <w:ins w:id="30" w:author="Robinson, James (robins64)" w:date="2025-05-20T10:50:00Z">
        <w:r w:rsidR="000F61D1">
          <w:rPr>
            <w:rFonts w:ascii="Times New Roman" w:eastAsia="Times New Roman" w:hAnsi="Times New Roman" w:cs="Times New Roman"/>
          </w:rPr>
          <w:t>while</w:t>
        </w:r>
      </w:ins>
      <w:ins w:id="31" w:author="Kathryn Fiorella" w:date="2025-05-07T02:22:00Z">
        <w:r w:rsidR="00DB6A91">
          <w:rPr>
            <w:rFonts w:ascii="Times New Roman" w:eastAsia="Times New Roman" w:hAnsi="Times New Roman" w:cs="Times New Roman"/>
          </w:rPr>
          <w:t xml:space="preserve"> </w:t>
        </w:r>
      </w:ins>
      <w:ins w:id="32" w:author="Robinson, James (robins64)" w:date="2025-05-20T10:49:00Z">
        <w:r w:rsidR="00BC42D0">
          <w:rPr>
            <w:rFonts w:ascii="Times New Roman" w:eastAsia="Times New Roman" w:hAnsi="Times New Roman" w:cs="Times New Roman"/>
          </w:rPr>
          <w:t>provid</w:t>
        </w:r>
      </w:ins>
      <w:ins w:id="33" w:author="Robinson, James (robins64)" w:date="2025-05-20T10:50:00Z">
        <w:r w:rsidR="000F61D1">
          <w:rPr>
            <w:rFonts w:ascii="Times New Roman" w:eastAsia="Times New Roman" w:hAnsi="Times New Roman" w:cs="Times New Roman"/>
          </w:rPr>
          <w:t>ing</w:t>
        </w:r>
      </w:ins>
      <w:ins w:id="34" w:author="Robinson, James (robins64)" w:date="2025-05-20T10:49:00Z">
        <w:r w:rsidR="00BC42D0">
          <w:rPr>
            <w:rFonts w:ascii="Times New Roman" w:eastAsia="Times New Roman" w:hAnsi="Times New Roman" w:cs="Times New Roman"/>
          </w:rPr>
          <w:t xml:space="preserve"> post-harvest </w:t>
        </w:r>
      </w:ins>
      <w:ins w:id="35" w:author="Kathryn Fiorella" w:date="2025-05-07T02:22:00Z">
        <w:del w:id="36" w:author="Robinson, James (robins64)" w:date="2025-05-20T10:47:00Z">
          <w:r w:rsidR="00DB6A91" w:rsidDel="00EE7B3A">
            <w:rPr>
              <w:rFonts w:ascii="Times New Roman" w:eastAsia="Times New Roman" w:hAnsi="Times New Roman" w:cs="Times New Roman"/>
            </w:rPr>
            <w:delText xml:space="preserve">that </w:delText>
          </w:r>
        </w:del>
      </w:ins>
      <w:ins w:id="37" w:author="Kathryn Fiorella" w:date="2025-05-07T02:23:00Z">
        <w:del w:id="38" w:author="Robinson, James (robins64)" w:date="2025-05-20T10:47:00Z">
          <w:r w:rsidR="00DB6A91" w:rsidDel="00EE7B3A">
            <w:rPr>
              <w:rFonts w:ascii="Times New Roman" w:eastAsia="Times New Roman" w:hAnsi="Times New Roman" w:cs="Times New Roman"/>
            </w:rPr>
            <w:delText xml:space="preserve">attend to </w:delText>
          </w:r>
        </w:del>
      </w:ins>
      <w:ins w:id="39" w:author="Robinson, James (robins64)" w:date="2025-05-20T10:48:00Z">
        <w:r w:rsidR="00EE7B3A">
          <w:rPr>
            <w:rFonts w:ascii="Times New Roman" w:eastAsia="Times New Roman" w:hAnsi="Times New Roman" w:cs="Times New Roman"/>
          </w:rPr>
          <w:t xml:space="preserve">support </w:t>
        </w:r>
      </w:ins>
      <w:ins w:id="40" w:author="Robinson, James (robins64)" w:date="2025-05-20T10:50:00Z">
        <w:r w:rsidR="00BC42D0">
          <w:rPr>
            <w:rFonts w:ascii="Times New Roman" w:eastAsia="Times New Roman" w:hAnsi="Times New Roman" w:cs="Times New Roman"/>
          </w:rPr>
          <w:t xml:space="preserve">to </w:t>
        </w:r>
      </w:ins>
      <w:ins w:id="41" w:author="Robinson, James (robins64)" w:date="2025-05-20T10:49:00Z">
        <w:r w:rsidR="00EE7B3A">
          <w:rPr>
            <w:rFonts w:ascii="Times New Roman" w:eastAsia="Times New Roman" w:hAnsi="Times New Roman" w:cs="Times New Roman"/>
          </w:rPr>
          <w:t>fish processors</w:t>
        </w:r>
      </w:ins>
      <w:ins w:id="42" w:author="Robinson, James (robins64)" w:date="2025-05-20T10:50:00Z">
        <w:r w:rsidR="00BC42D0">
          <w:rPr>
            <w:rFonts w:ascii="Times New Roman" w:eastAsia="Times New Roman" w:hAnsi="Times New Roman" w:cs="Times New Roman"/>
          </w:rPr>
          <w:t>.</w:t>
        </w:r>
      </w:ins>
      <w:ins w:id="43" w:author="Kathryn Fiorella" w:date="2025-05-07T02:23:00Z">
        <w:del w:id="44" w:author="Robinson, James (robins64)" w:date="2025-05-20T10:49:00Z">
          <w:r w:rsidR="00DB6A91" w:rsidDel="00EE7B3A">
            <w:rPr>
              <w:rFonts w:ascii="Times New Roman" w:eastAsia="Times New Roman" w:hAnsi="Times New Roman" w:cs="Times New Roman"/>
            </w:rPr>
            <w:delText>food safety concerns</w:delText>
          </w:r>
        </w:del>
      </w:ins>
      <w:del w:id="45" w:author="Robinson, James (robins64)" w:date="2025-05-20T10:49:00Z">
        <w:r w:rsidDel="00EE7B3A">
          <w:rPr>
            <w:rFonts w:ascii="Times New Roman" w:eastAsia="Times New Roman" w:hAnsi="Times New Roman" w:cs="Times New Roman"/>
          </w:rPr>
          <w:delText>.</w:delText>
        </w:r>
      </w:del>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2879087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p>
    <w:p w14:paraId="1DAA0126" w14:textId="77777777" w:rsidR="006A4A72" w:rsidRDefault="006A4A72">
      <w:pPr>
        <w:rPr>
          <w:rFonts w:ascii="Times New Roman" w:eastAsia="Times New Roman" w:hAnsi="Times New Roman" w:cs="Times New Roman"/>
          <w:b/>
          <w:sz w:val="26"/>
          <w:szCs w:val="26"/>
        </w:rPr>
      </w:pPr>
    </w:p>
    <w:p w14:paraId="1DFAC2A8" w14:textId="718BE5AC" w:rsidR="006A4A72" w:rsidDel="004A5668" w:rsidRDefault="00000000">
      <w:pPr>
        <w:rPr>
          <w:del w:id="46" w:author="Robinson, James (robins64)" w:date="2025-06-27T14:42:00Z"/>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w:t>
      </w:r>
      <w:del w:id="47" w:author="Robinson, James (robins64)" w:date="2025-06-27T16:32:00Z">
        <w:r w:rsidDel="00CC1706">
          <w:rPr>
            <w:rFonts w:ascii="Times New Roman" w:eastAsia="Times New Roman" w:hAnsi="Times New Roman" w:cs="Times New Roman"/>
          </w:rPr>
          <w:delText xml:space="preserve">sub-Saharan </w:delText>
        </w:r>
      </w:del>
      <w:r>
        <w:rPr>
          <w:rFonts w:ascii="Times New Roman" w:eastAsia="Times New Roman" w:hAnsi="Times New Roman" w:cs="Times New Roman"/>
        </w:rPr>
        <w:t xml:space="preserve">Africa, we estimate that dried fish </w:t>
      </w:r>
      <w:del w:id="48" w:author="Robinson, James (robins64)" w:date="2025-06-27T16:27:00Z">
        <w:r w:rsidDel="00E459E8">
          <w:rPr>
            <w:rFonts w:ascii="Times New Roman" w:eastAsia="Times New Roman" w:hAnsi="Times New Roman" w:cs="Times New Roman"/>
          </w:rPr>
          <w:delText xml:space="preserve">exceeds </w:delText>
        </w:r>
      </w:del>
      <w:ins w:id="49" w:author="Robinson, James (robins64)" w:date="2025-06-27T16:27:00Z">
        <w:r w:rsidR="00E459E8">
          <w:rPr>
            <w:rFonts w:ascii="Times New Roman" w:eastAsia="Times New Roman" w:hAnsi="Times New Roman" w:cs="Times New Roman"/>
          </w:rPr>
          <w:t xml:space="preserve">is 54% higher than </w:t>
        </w:r>
      </w:ins>
      <w:r>
        <w:rPr>
          <w:rFonts w:ascii="Times New Roman" w:eastAsia="Times New Roman" w:hAnsi="Times New Roman" w:cs="Times New Roman"/>
        </w:rPr>
        <w:t>fresh fish consumption</w:t>
      </w:r>
      <w:del w:id="50" w:author="Robinson, James (robins64)" w:date="2025-06-27T16:27:00Z">
        <w:r w:rsidDel="00E459E8">
          <w:rPr>
            <w:rFonts w:ascii="Times New Roman" w:eastAsia="Times New Roman" w:hAnsi="Times New Roman" w:cs="Times New Roman"/>
          </w:rPr>
          <w:delText xml:space="preserve"> by 1.6 to 1</w:delText>
        </w:r>
      </w:del>
      <w:r>
        <w:rPr>
          <w:rFonts w:ascii="Times New Roman" w:eastAsia="Times New Roman" w:hAnsi="Times New Roman" w:cs="Times New Roman"/>
        </w:rPr>
        <w:t xml:space="preserve">, reaching one-third of households. Our results </w:t>
      </w:r>
      <w:ins w:id="51" w:author="Robinson, James (robins64)" w:date="2025-04-25T13:07:00Z">
        <w:r w:rsidR="00C01320">
          <w:rPr>
            <w:rFonts w:ascii="Times New Roman" w:eastAsia="Times New Roman" w:hAnsi="Times New Roman" w:cs="Times New Roman"/>
          </w:rPr>
          <w:t xml:space="preserve">provide the first large-scale analysis of </w:t>
        </w:r>
      </w:ins>
      <w:del w:id="52" w:author="Robinson, James (robins64)" w:date="2025-04-25T13: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53" w:author="Robinson, James (robins64)" w:date="2025-04-25T13:09:00Z">
        <w:r w:rsidDel="00C01320">
          <w:rPr>
            <w:rFonts w:ascii="Times New Roman" w:eastAsia="Times New Roman" w:hAnsi="Times New Roman" w:cs="Times New Roman"/>
          </w:rPr>
          <w:delText xml:space="preserve">contributions to </w:delText>
        </w:r>
      </w:del>
      <w:del w:id="54" w:author="Robinson, James (robins64)" w:date="2025-04-25T13:08:00Z">
        <w:r w:rsidDel="00C01320">
          <w:rPr>
            <w:rFonts w:ascii="Times New Roman" w:eastAsia="Times New Roman" w:hAnsi="Times New Roman" w:cs="Times New Roman"/>
          </w:rPr>
          <w:delText>food security and nutrition</w:delText>
        </w:r>
      </w:del>
      <w:ins w:id="55" w:author="Robinson, James (robins64)" w:date="2025-04-25T13:09:00Z">
        <w:r w:rsidR="00C01320">
          <w:rPr>
            <w:rFonts w:ascii="Times New Roman" w:eastAsia="Times New Roman" w:hAnsi="Times New Roman" w:cs="Times New Roman"/>
          </w:rPr>
          <w:t>consumption</w:t>
        </w:r>
      </w:ins>
      <w:ins w:id="56" w:author="Robinson, James (robins64)" w:date="2025-04-25T13:08:00Z">
        <w:r w:rsidR="00C01320">
          <w:rPr>
            <w:rFonts w:ascii="Times New Roman" w:eastAsia="Times New Roman" w:hAnsi="Times New Roman" w:cs="Times New Roman"/>
          </w:rPr>
          <w:t xml:space="preserve">, </w:t>
        </w:r>
      </w:ins>
      <w:ins w:id="57" w:author="Robinson, James (robins64)" w:date="2025-04-25T13:07:00Z">
        <w:r w:rsidR="00C01320">
          <w:rPr>
            <w:rFonts w:ascii="Times New Roman" w:eastAsia="Times New Roman" w:hAnsi="Times New Roman" w:cs="Times New Roman"/>
          </w:rPr>
          <w:t>underlining the</w:t>
        </w:r>
      </w:ins>
      <w:ins w:id="58" w:author="Robinson, James (robins64)" w:date="2025-04-25T13:08:00Z">
        <w:r w:rsidR="00C01320">
          <w:rPr>
            <w:rFonts w:ascii="Times New Roman" w:eastAsia="Times New Roman" w:hAnsi="Times New Roman" w:cs="Times New Roman"/>
          </w:rPr>
          <w:t>ir</w:t>
        </w:r>
      </w:ins>
      <w:ins w:id="59" w:author="Robinson, James (robins64)" w:date="2025-04-25T13:07:00Z">
        <w:r w:rsidR="00C01320">
          <w:rPr>
            <w:rFonts w:ascii="Times New Roman" w:eastAsia="Times New Roman" w:hAnsi="Times New Roman" w:cs="Times New Roman"/>
          </w:rPr>
          <w:t xml:space="preserve"> importance </w:t>
        </w:r>
      </w:ins>
      <w:ins w:id="60" w:author="Robinson, James (robins64)" w:date="2025-04-25T13:08:00Z">
        <w:r w:rsidR="00C01320">
          <w:rPr>
            <w:rFonts w:ascii="Times New Roman" w:eastAsia="Times New Roman" w:hAnsi="Times New Roman" w:cs="Times New Roman"/>
          </w:rPr>
          <w:t>for global food security and nutrition.</w:t>
        </w:r>
      </w:ins>
      <w:del w:id="61" w:author="Robinson, James (robins64)" w:date="2025-04-25T13: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6A2E807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proofErr w:type="spellStart"/>
      <w:r>
        <w:rPr>
          <w:rFonts w:ascii="Times New Roman" w:eastAsia="Times New Roman" w:hAnsi="Times New Roman" w:cs="Times New Roman"/>
          <w:i/>
        </w:rPr>
        <w:t>Maldive</w:t>
      </w:r>
      <w:proofErr w:type="spellEnd"/>
      <w:r>
        <w:rPr>
          <w:rFonts w:ascii="Times New Roman" w:eastAsia="Times New Roman" w:hAnsi="Times New Roman" w:cs="Times New Roman"/>
          <w:i/>
        </w:rPr>
        <w:t xml:space="preser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As a result, the role of dried fish in supporting food</w:t>
      </w:r>
      <w:ins w:id="62" w:author="Lydia O'Meara" w:date="2025-05-07T10:45:00Z">
        <w:r w:rsidR="000103D6">
          <w:rPr>
            <w:rFonts w:ascii="Times New Roman" w:eastAsia="Times New Roman" w:hAnsi="Times New Roman" w:cs="Times New Roman"/>
          </w:rPr>
          <w:t xml:space="preserve"> security</w:t>
        </w:r>
      </w:ins>
      <w:r>
        <w:rPr>
          <w:rFonts w:ascii="Times New Roman" w:eastAsia="Times New Roman" w:hAnsi="Times New Roman" w:cs="Times New Roman"/>
        </w:rPr>
        <w:t xml:space="preserve"> and nutrition</w:t>
      </w:r>
      <w:del w:id="63" w:author="Lydia O'Meara" w:date="2025-05-07T10:45:00Z">
        <w:r w:rsidDel="000103D6">
          <w:rPr>
            <w:rFonts w:ascii="Times New Roman" w:eastAsia="Times New Roman" w:hAnsi="Times New Roman" w:cs="Times New Roman"/>
          </w:rPr>
          <w:delText xml:space="preserve"> security</w:delText>
        </w:r>
      </w:del>
      <w:r>
        <w:rPr>
          <w:rFonts w:ascii="Times New Roman" w:eastAsia="Times New Roman" w:hAnsi="Times New Roman" w:cs="Times New Roman"/>
        </w:rPr>
        <w:t xml:space="preserve">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w:t>
      </w:r>
      <w:proofErr w:type="gramStart"/>
      <w:r>
        <w:rPr>
          <w:rFonts w:ascii="Times New Roman" w:eastAsia="Times New Roman" w:hAnsi="Times New Roman" w:cs="Times New Roman"/>
        </w:rPr>
        <w:t>smoked</w:t>
      </w:r>
      <w:proofErr w:type="gramEnd"/>
      <w:r>
        <w:rPr>
          <w:rFonts w:ascii="Times New Roman" w:eastAsia="Times New Roman" w:hAnsi="Times New Roman" w:cs="Times New Roman"/>
        </w:rPr>
        <w:t xml:space="preserve">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2564254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w:t>
      </w:r>
      <w:del w:id="64" w:author="Robinson, James (robins64)" w:date="2025-06-27T16:32:00Z">
        <w:r w:rsidDel="00CC1706">
          <w:rPr>
            <w:rFonts w:ascii="Times New Roman" w:eastAsia="Times New Roman" w:hAnsi="Times New Roman" w:cs="Times New Roman"/>
          </w:rPr>
          <w:delText xml:space="preserve">Sub-Saharan </w:delText>
        </w:r>
      </w:del>
      <w:r>
        <w:rPr>
          <w:rFonts w:ascii="Times New Roman" w:eastAsia="Times New Roman" w:hAnsi="Times New Roman" w:cs="Times New Roman"/>
        </w:rPr>
        <w:t xml:space="preserve">African countries, using statistical models to </w:t>
      </w:r>
      <w:del w:id="65" w:author="Robinson, James (robins64)" w:date="2025-04-25T13:12:00Z">
        <w:r w:rsidDel="00C01320">
          <w:rPr>
            <w:rFonts w:ascii="Times New Roman" w:eastAsia="Times New Roman" w:hAnsi="Times New Roman" w:cs="Times New Roman"/>
          </w:rPr>
          <w:delText xml:space="preserve">quantify </w:delText>
        </w:r>
      </w:del>
      <w:ins w:id="66" w:author="Robinson, James (robins64)" w:date="2025-04-25T13:12:00Z">
        <w:r w:rsidR="00C01320">
          <w:rPr>
            <w:rFonts w:ascii="Times New Roman" w:eastAsia="Times New Roman" w:hAnsi="Times New Roman" w:cs="Times New Roman"/>
          </w:rPr>
          <w:t xml:space="preserve">assess </w:t>
        </w:r>
      </w:ins>
      <w:r>
        <w:rPr>
          <w:rFonts w:ascii="Times New Roman" w:eastAsia="Times New Roman" w:hAnsi="Times New Roman" w:cs="Times New Roman"/>
        </w:rPr>
        <w:t xml:space="preserve">socioeconomic and geographic drivers of dried and fresh fish consumption. </w:t>
      </w:r>
      <w:ins w:id="67" w:author="Robinson, James (robins64)" w:date="2025-04-25T13:10:00Z">
        <w:r w:rsidR="00C01320">
          <w:rPr>
            <w:rFonts w:ascii="Times New Roman" w:eastAsia="Times New Roman" w:hAnsi="Times New Roman" w:cs="Times New Roman"/>
          </w:rPr>
          <w:t xml:space="preserve">These models enabled us to </w:t>
        </w:r>
      </w:ins>
      <w:ins w:id="68" w:author="Robinson, James (robins64)" w:date="2025-04-25T13:11:00Z">
        <w:r w:rsidR="00C01320">
          <w:rPr>
            <w:rFonts w:ascii="Times New Roman" w:eastAsia="Times New Roman" w:hAnsi="Times New Roman" w:cs="Times New Roman"/>
          </w:rPr>
          <w:t xml:space="preserve">quantify </w:t>
        </w:r>
      </w:ins>
      <w:ins w:id="69" w:author="Robinson, James (robins64)" w:date="2025-05-19T14:37:00Z">
        <w:r w:rsidR="007A2A0E">
          <w:rPr>
            <w:rFonts w:ascii="Times New Roman" w:eastAsia="Times New Roman" w:hAnsi="Times New Roman" w:cs="Times New Roman"/>
          </w:rPr>
          <w:t>associations between</w:t>
        </w:r>
      </w:ins>
      <w:ins w:id="70" w:author="Robinson, James (robins64)" w:date="2025-04-25T13:11:00Z">
        <w:r w:rsidR="00C01320">
          <w:rPr>
            <w:rFonts w:ascii="Times New Roman" w:eastAsia="Times New Roman" w:hAnsi="Times New Roman" w:cs="Times New Roman"/>
          </w:rPr>
          <w:t xml:space="preserve"> </w:t>
        </w:r>
      </w:ins>
      <w:ins w:id="71" w:author="Robinson, James (robins64)" w:date="2025-05-19T14:38:00Z">
        <w:r w:rsidR="007A2A0E">
          <w:rPr>
            <w:rFonts w:ascii="Times New Roman" w:eastAsia="Times New Roman" w:hAnsi="Times New Roman" w:cs="Times New Roman"/>
          </w:rPr>
          <w:t xml:space="preserve">fish consumption and </w:t>
        </w:r>
      </w:ins>
      <w:ins w:id="72" w:author="Robinson, James (robins64)" w:date="2025-04-25T13:11:00Z">
        <w:r w:rsidR="00C01320">
          <w:rPr>
            <w:rFonts w:ascii="Times New Roman" w:eastAsia="Times New Roman" w:hAnsi="Times New Roman" w:cs="Times New Roman"/>
          </w:rPr>
          <w:t xml:space="preserve">household wealth and </w:t>
        </w:r>
      </w:ins>
      <w:ins w:id="73" w:author="Lydia O'Meara" w:date="2025-05-07T10:48:00Z">
        <w:r w:rsidR="000103D6">
          <w:rPr>
            <w:rFonts w:ascii="Times New Roman" w:eastAsia="Times New Roman" w:hAnsi="Times New Roman" w:cs="Times New Roman"/>
          </w:rPr>
          <w:t xml:space="preserve">physical </w:t>
        </w:r>
      </w:ins>
      <w:ins w:id="74" w:author="Robinson, James (robins64)" w:date="2025-04-25T13:11:00Z">
        <w:r w:rsidR="00C01320">
          <w:rPr>
            <w:rFonts w:ascii="Times New Roman" w:eastAsia="Times New Roman" w:hAnsi="Times New Roman" w:cs="Times New Roman"/>
          </w:rPr>
          <w:t xml:space="preserve">access to fisheries, and to </w:t>
        </w:r>
      </w:ins>
      <w:del w:id="75" w:author="Robinson, James (robins64)" w:date="2025-04-25T13:10:00Z">
        <w:r w:rsidDel="00C01320">
          <w:rPr>
            <w:rFonts w:ascii="Times New Roman" w:eastAsia="Times New Roman" w:hAnsi="Times New Roman" w:cs="Times New Roman"/>
          </w:rPr>
          <w:delText>We estimate</w:delText>
        </w:r>
      </w:del>
      <w:ins w:id="76" w:author="Robinson, James (robins64)" w:date="2025-04-25T13: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77" w:author="Robinson, James (robins64)" w:date="2025-04-25T13:10:00Z">
        <w:r w:rsidR="00C01320">
          <w:rPr>
            <w:rFonts w:ascii="Times New Roman" w:eastAsia="Times New Roman" w:hAnsi="Times New Roman" w:cs="Times New Roman"/>
          </w:rPr>
          <w:t xml:space="preserve">. </w:t>
        </w:r>
      </w:ins>
      <w:del w:id="78" w:author="Robinson, James (robins64)" w:date="2025-04-25T13:10:00Z">
        <w:r w:rsidDel="00C01320">
          <w:rPr>
            <w:rFonts w:ascii="Times New Roman" w:eastAsia="Times New Roman" w:hAnsi="Times New Roman" w:cs="Times New Roman"/>
          </w:rPr>
          <w:delText xml:space="preserve"> and </w:delText>
        </w:r>
      </w:del>
      <w:ins w:id="79" w:author="Robinson, James (robins64)" w:date="2025-04-25T13: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examining the status </w:t>
      </w:r>
      <w:r>
        <w:rPr>
          <w:rFonts w:ascii="Times New Roman" w:eastAsia="Times New Roman" w:hAnsi="Times New Roman" w:cs="Times New Roman"/>
        </w:rPr>
        <w:lastRenderedPageBreak/>
        <w:t>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1A73DF71"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80" w:author="Robinson, James (robins64)" w:date="2025-04-14T13:17:00Z">
        <w:r w:rsidR="00051A48">
          <w:rPr>
            <w:rFonts w:ascii="Times New Roman" w:eastAsia="Times New Roman" w:hAnsi="Times New Roman" w:cs="Times New Roman"/>
          </w:rPr>
          <w:t xml:space="preserve">, </w:t>
        </w:r>
      </w:ins>
      <w:del w:id="81"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w:t>
      </w:r>
      <w:del w:id="82" w:author="Kathryn Fiorella" w:date="2025-05-07T02:26:00Z">
        <w:r w:rsidDel="00DB6A91">
          <w:rPr>
            <w:rFonts w:ascii="Times New Roman" w:eastAsia="Times New Roman" w:hAnsi="Times New Roman" w:cs="Times New Roman"/>
          </w:rPr>
          <w:delText xml:space="preserve">of a food product </w:delText>
        </w:r>
      </w:del>
      <w:ins w:id="83" w:author="Robinson, James (robins64)" w:date="2025-04-14T13:19:00Z">
        <w:del w:id="84" w:author="Kathryn Fiorella" w:date="2025-05-07T02:26:00Z">
          <w:r w:rsidR="003668BE" w:rsidDel="00DB6A91">
            <w:rPr>
              <w:rFonts w:ascii="Times New Roman" w:eastAsia="Times New Roman" w:hAnsi="Times New Roman" w:cs="Times New Roman"/>
            </w:rPr>
            <w:delText>each fish sample</w:delText>
          </w:r>
        </w:del>
      </w:ins>
      <w:ins w:id="85" w:author="Lydia O'Meara" w:date="2025-05-07T10:49:00Z">
        <w:del w:id="86" w:author="Kathryn Fiorella" w:date="2025-05-07T02:26:00Z">
          <w:r w:rsidR="000103D6" w:rsidDel="00DB6A91">
            <w:rPr>
              <w:rFonts w:ascii="Times New Roman" w:eastAsia="Times New Roman" w:hAnsi="Times New Roman" w:cs="Times New Roman"/>
            </w:rPr>
            <w:delText xml:space="preserve"> a </w:delText>
          </w:r>
        </w:del>
        <w:r w:rsidR="000103D6">
          <w:rPr>
            <w:rFonts w:ascii="Times New Roman" w:eastAsia="Times New Roman" w:hAnsi="Times New Roman" w:cs="Times New Roman"/>
          </w:rPr>
          <w:t>fish portion</w:t>
        </w:r>
      </w:ins>
      <w:ins w:id="87" w:author="Robinson, James (robins64)" w:date="2025-04-14T13:19:00Z">
        <w:r w:rsidR="003668BE">
          <w:rPr>
            <w:rFonts w:ascii="Times New Roman" w:eastAsia="Times New Roman" w:hAnsi="Times New Roman" w:cs="Times New Roman"/>
          </w:rPr>
          <w:t xml:space="preserve"> </w:t>
        </w:r>
      </w:ins>
      <w:r>
        <w:rPr>
          <w:rFonts w:ascii="Times New Roman" w:eastAsia="Times New Roman" w:hAnsi="Times New Roman" w:cs="Times New Roman"/>
        </w:rPr>
        <w:t>to Nutrient Reference Values (NRV)</w:t>
      </w:r>
      <w:ins w:id="88" w:author="Robinson, James (robins64)" w:date="2025-04-14T13:18:00Z">
        <w:r w:rsidR="003668BE">
          <w:rPr>
            <w:rFonts w:ascii="Times New Roman" w:eastAsia="Times New Roman" w:hAnsi="Times New Roman" w:cs="Times New Roman"/>
          </w:rPr>
          <w:t xml:space="preserve"> for minerals, vitamins, and fatty acids</w:t>
        </w:r>
      </w:ins>
      <w:ins w:id="89" w:author="Robinson, James (robins64)" w:date="2025-04-14T13:17:00Z">
        <w:r w:rsidR="00051A48">
          <w:rPr>
            <w:rFonts w:ascii="Times New Roman" w:eastAsia="Times New Roman" w:hAnsi="Times New Roman" w:cs="Times New Roman"/>
          </w:rPr>
          <w:t>. We also</w:t>
        </w:r>
      </w:ins>
      <w:del w:id="90"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91" w:author="Robinson, James (robins64)" w:date="2025-04-14T13:17:00Z">
        <w:r w:rsidR="00051A48">
          <w:rPr>
            <w:rFonts w:ascii="Times New Roman" w:eastAsia="Times New Roman" w:hAnsi="Times New Roman" w:cs="Times New Roman"/>
          </w:rPr>
          <w:t>estimate</w:t>
        </w:r>
      </w:ins>
      <w:ins w:id="92" w:author="Robinson, James (robins64)" w:date="2025-05-19T11:42:00Z">
        <w:r w:rsidR="004F0B95">
          <w:rPr>
            <w:rFonts w:ascii="Times New Roman" w:eastAsia="Times New Roman" w:hAnsi="Times New Roman" w:cs="Times New Roman"/>
          </w:rPr>
          <w:t>d</w:t>
        </w:r>
      </w:ins>
      <w:ins w:id="93" w:author="Robinson, James (robins64)" w:date="2025-04-14T13:17:00Z">
        <w:r w:rsidR="00051A48">
          <w:rPr>
            <w:rFonts w:ascii="Times New Roman" w:eastAsia="Times New Roman" w:hAnsi="Times New Roman" w:cs="Times New Roman"/>
          </w:rPr>
          <w:t xml:space="preserve"> </w:t>
        </w:r>
      </w:ins>
      <w:del w:id="94"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95" w:author="Robinson, James (robins64)" w:date="2025-04-14T13:13:00Z">
        <w:r w:rsidR="00051A48">
          <w:rPr>
            <w:rFonts w:ascii="Times New Roman" w:eastAsia="Times New Roman" w:hAnsi="Times New Roman" w:cs="Times New Roman"/>
          </w:rPr>
          <w:t>nutrient density</w:t>
        </w:r>
      </w:ins>
      <w:ins w:id="96" w:author="Robinson, James (robins64)" w:date="2025-04-14T13:17:00Z">
        <w:r w:rsidR="00051A48">
          <w:rPr>
            <w:rFonts w:ascii="Times New Roman" w:eastAsia="Times New Roman" w:hAnsi="Times New Roman" w:cs="Times New Roman"/>
          </w:rPr>
          <w:t xml:space="preserve"> of dried and fresh fish</w:t>
        </w:r>
      </w:ins>
      <w:ins w:id="97" w:author="Robinson, James (robins64)" w:date="2025-04-14T13:14:00Z">
        <w:r w:rsidR="00051A48">
          <w:rPr>
            <w:rFonts w:ascii="Times New Roman" w:eastAsia="Times New Roman" w:hAnsi="Times New Roman" w:cs="Times New Roman"/>
          </w:rPr>
          <w:t>, defined as</w:t>
        </w:r>
      </w:ins>
      <w:ins w:id="98"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99" w:author="Robinson, James (robins64)" w:date="2025-04-14T13:13:00Z">
        <w:r w:rsidDel="00051A48">
          <w:rPr>
            <w:rFonts w:ascii="Times New Roman" w:eastAsia="Times New Roman" w:hAnsi="Times New Roman" w:cs="Times New Roman"/>
          </w:rPr>
          <w:delText xml:space="preserve">multiple </w:delText>
        </w:r>
      </w:del>
      <w:ins w:id="100"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101"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102" w:author="Robinson, James (robins64)" w:date="2025-04-14T13:16:00Z">
        <w:r w:rsidR="00051A48">
          <w:rPr>
            <w:rFonts w:ascii="Times New Roman" w:eastAsia="Times New Roman" w:hAnsi="Times New Roman" w:cs="Times New Roman"/>
          </w:rPr>
          <w:t>which ha</w:t>
        </w:r>
      </w:ins>
      <w:ins w:id="103" w:author="Robinson, James (robins64)" w:date="2025-05-19T11:42:00Z">
        <w:r w:rsidR="004F0B95">
          <w:rPr>
            <w:rFonts w:ascii="Times New Roman" w:eastAsia="Times New Roman" w:hAnsi="Times New Roman" w:cs="Times New Roman"/>
          </w:rPr>
          <w:t>d</w:t>
        </w:r>
      </w:ins>
      <w:ins w:id="104" w:author="Robinson, James (robins64)" w:date="2025-04-14T13:14:00Z">
        <w:r w:rsidR="00051A48">
          <w:rPr>
            <w:rFonts w:ascii="Times New Roman" w:eastAsia="Times New Roman" w:hAnsi="Times New Roman" w:cs="Times New Roman"/>
          </w:rPr>
          <w:t xml:space="preserve"> a </w:t>
        </w:r>
      </w:ins>
      <w:del w:id="105"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106" w:author="Robinson, James (robins64)" w:date="2025-04-14T13:14:00Z">
        <w:r w:rsidDel="00051A48">
          <w:rPr>
            <w:rFonts w:ascii="Times New Roman" w:eastAsia="Times New Roman" w:hAnsi="Times New Roman" w:cs="Times New Roman"/>
          </w:rPr>
          <w:delText xml:space="preserve">of </w:delText>
        </w:r>
      </w:del>
      <w:ins w:id="107"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108"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109" w:author="Robinson, James (robins64)" w:date="2025-04-14T13:19:00Z">
        <w:r w:rsidR="003668BE">
          <w:rPr>
            <w:rFonts w:ascii="Times New Roman" w:eastAsia="Times New Roman" w:hAnsi="Times New Roman" w:cs="Times New Roman"/>
          </w:rPr>
          <w:t xml:space="preserve">from </w:t>
        </w:r>
      </w:ins>
      <w:ins w:id="110" w:author="Lydia O'Meara" w:date="2025-05-07T10:50:00Z">
        <w:r w:rsidR="000103D6">
          <w:rPr>
            <w:rFonts w:ascii="Times New Roman" w:eastAsia="Times New Roman" w:hAnsi="Times New Roman" w:cs="Times New Roman"/>
          </w:rPr>
          <w:t xml:space="preserve">quantified </w:t>
        </w:r>
      </w:ins>
      <w:ins w:id="111" w:author="Robinson, James (robins64)" w:date="2025-04-14T13:19:00Z">
        <w:r w:rsidR="003668BE">
          <w:rPr>
            <w:rFonts w:ascii="Times New Roman" w:eastAsia="Times New Roman" w:hAnsi="Times New Roman" w:cs="Times New Roman"/>
          </w:rPr>
          <w:t xml:space="preserve">diet surveys </w:t>
        </w:r>
      </w:ins>
      <w:del w:id="112"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113"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114" w:author="Robinson, James (robins64)" w:date="2025-04-14T13:19:00Z">
        <w:r w:rsidDel="003668BE">
          <w:rPr>
            <w:rFonts w:ascii="Times New Roman" w:eastAsia="Times New Roman" w:hAnsi="Times New Roman" w:cs="Times New Roman"/>
          </w:rPr>
          <w:delText xml:space="preserve"> we estimated the nutrient density </w:delText>
        </w:r>
      </w:del>
      <w:del w:id="115" w:author="Robinson, James (robins64)" w:date="2025-04-14T13:18:00Z">
        <w:r w:rsidDel="003668BE">
          <w:rPr>
            <w:rFonts w:ascii="Times New Roman" w:eastAsia="Times New Roman" w:hAnsi="Times New Roman" w:cs="Times New Roman"/>
          </w:rPr>
          <w:delText xml:space="preserve">of minerals, vitamins, and fatty acids </w:delText>
        </w:r>
      </w:del>
      <w:del w:id="116"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117" w:author="Robinson, James (robins64)" w:date="2025-04-14T13:19:00Z">
        <w:r w:rsidR="003668BE">
          <w:rPr>
            <w:rFonts w:ascii="Times New Roman" w:eastAsia="Times New Roman" w:hAnsi="Times New Roman" w:cs="Times New Roman"/>
          </w:rPr>
          <w:t>o</w:t>
        </w:r>
      </w:ins>
      <w:del w:id="118"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ur analysis show</w:t>
      </w:r>
      <w:ins w:id="119" w:author="Robinson, James (robins64)" w:date="2025-05-19T11:42:00Z">
        <w:r w:rsidR="004F0B95">
          <w:rPr>
            <w:rFonts w:ascii="Times New Roman" w:eastAsia="Times New Roman" w:hAnsi="Times New Roman" w:cs="Times New Roman"/>
          </w:rPr>
          <w:t>ed</w:t>
        </w:r>
      </w:ins>
      <w:del w:id="120" w:author="Robinson, James (robins64)" w:date="2025-05-19T11:42:00Z">
        <w:r w:rsidDel="004F0B95">
          <w:rPr>
            <w:rFonts w:ascii="Times New Roman" w:eastAsia="Times New Roman" w:hAnsi="Times New Roman" w:cs="Times New Roman"/>
          </w:rPr>
          <w:delText>s</w:delText>
        </w:r>
      </w:del>
      <w:r>
        <w:rPr>
          <w:rFonts w:ascii="Times New Roman" w:eastAsia="Times New Roman" w:hAnsi="Times New Roman" w:cs="Times New Roman"/>
        </w:rPr>
        <w:t xml:space="preserve">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was a dietary source of iron (20%), omega-3 fatty acids (36%), and zinc (24%). </w:t>
      </w:r>
      <w:del w:id="121" w:author="Robinson, James (robins64)" w:date="2025-04-14T11:59:00Z">
        <w:r w:rsidDel="001F4CC1">
          <w:rPr>
            <w:rFonts w:ascii="Times New Roman" w:eastAsia="Times New Roman" w:hAnsi="Times New Roman" w:cs="Times New Roman"/>
          </w:rPr>
          <w:delText xml:space="preserve">These </w:delText>
        </w:r>
      </w:del>
      <w:ins w:id="122" w:author="Robinson, James (robins64)" w:date="2025-04-14T11:59:00Z">
        <w:r w:rsidR="001F4CC1">
          <w:rPr>
            <w:rFonts w:ascii="Times New Roman" w:eastAsia="Times New Roman" w:hAnsi="Times New Roman" w:cs="Times New Roman"/>
          </w:rPr>
          <w:t xml:space="preserve">Our results </w:t>
        </w:r>
      </w:ins>
      <w:ins w:id="123" w:author="Robinson, James (robins64)" w:date="2025-05-19T11:42:00Z">
        <w:r w:rsidR="004F0B95">
          <w:rPr>
            <w:rFonts w:ascii="Times New Roman" w:eastAsia="Times New Roman" w:hAnsi="Times New Roman" w:cs="Times New Roman"/>
          </w:rPr>
          <w:t>we</w:t>
        </w:r>
      </w:ins>
      <w:ins w:id="124" w:author="Robinson, James (robins64)" w:date="2025-04-14T11:59:00Z">
        <w:r w:rsidR="001F4CC1">
          <w:rPr>
            <w:rFonts w:ascii="Times New Roman" w:eastAsia="Times New Roman" w:hAnsi="Times New Roman" w:cs="Times New Roman"/>
          </w:rPr>
          <w:t xml:space="preserve">re based on </w:t>
        </w:r>
      </w:ins>
      <w:ins w:id="125"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126" w:author="Robinson, James (robins64)" w:date="2025-04-14T11:59:00Z">
        <w:r w:rsidDel="001F4CC1">
          <w:rPr>
            <w:rFonts w:ascii="Times New Roman" w:eastAsia="Times New Roman" w:hAnsi="Times New Roman" w:cs="Times New Roman"/>
          </w:rPr>
          <w:delText xml:space="preserve">were </w:delText>
        </w:r>
      </w:del>
      <w:del w:id="127" w:author="Robinson, James (robins64)" w:date="2025-04-14T12:00:00Z">
        <w:r w:rsidDel="001F4CC1">
          <w:rPr>
            <w:rFonts w:ascii="Times New Roman" w:eastAsia="Times New Roman" w:hAnsi="Times New Roman" w:cs="Times New Roman"/>
          </w:rPr>
          <w:delText xml:space="preserve">representative of meals </w:delText>
        </w:r>
      </w:del>
      <w:ins w:id="128" w:author="Robinson, James (robins64)" w:date="2025-04-14T12:00:00Z">
        <w:r w:rsidR="001F4CC1">
          <w:rPr>
            <w:rFonts w:ascii="Times New Roman" w:eastAsia="Times New Roman" w:hAnsi="Times New Roman" w:cs="Times New Roman"/>
          </w:rPr>
          <w:t xml:space="preserve">reported in diet surveys </w:t>
        </w:r>
      </w:ins>
      <w:del w:id="129" w:author="Robinson, James (robins64)" w:date="2025-04-14T12:00:00Z">
        <w:r w:rsidDel="001F4CC1">
          <w:rPr>
            <w:rFonts w:ascii="Times New Roman" w:eastAsia="Times New Roman" w:hAnsi="Times New Roman" w:cs="Times New Roman"/>
          </w:rPr>
          <w:delText xml:space="preserve">consumed </w:delText>
        </w:r>
      </w:del>
      <w:ins w:id="130" w:author="Robinson, James (robins64)" w:date="2025-04-14T12:00:00Z">
        <w:r w:rsidR="001F4CC1">
          <w:rPr>
            <w:rFonts w:ascii="Times New Roman" w:eastAsia="Times New Roman" w:hAnsi="Times New Roman" w:cs="Times New Roman"/>
          </w:rPr>
          <w:t xml:space="preserve">of children (9 g) and </w:t>
        </w:r>
      </w:ins>
      <w:del w:id="131"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132" w:author="Robinson, James (robins64)" w:date="2025-04-14T12:00:00Z">
        <w:r w:rsidR="001F4CC1">
          <w:rPr>
            <w:rFonts w:ascii="Times New Roman" w:eastAsia="Times New Roman" w:hAnsi="Times New Roman" w:cs="Times New Roman"/>
          </w:rPr>
          <w:t>(41 g)</w:t>
        </w:r>
      </w:ins>
      <w:del w:id="133"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134"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135" w:author="Robinson, James (robins64)" w:date="2025-04-14T12:00:00Z">
        <w:r w:rsidDel="001F4CC1">
          <w:rPr>
            <w:rFonts w:ascii="Times New Roman" w:eastAsia="Times New Roman" w:hAnsi="Times New Roman" w:cs="Times New Roman"/>
          </w:rPr>
          <w:delText xml:space="preserve">the diet surveys we collated showed that </w:delText>
        </w:r>
      </w:del>
      <w:ins w:id="136" w:author="Robinson, James (robins64)" w:date="2025-04-14T12:00:00Z">
        <w:r w:rsidR="001F4CC1">
          <w:rPr>
            <w:rFonts w:ascii="Times New Roman" w:eastAsia="Times New Roman" w:hAnsi="Times New Roman" w:cs="Times New Roman"/>
          </w:rPr>
          <w:t xml:space="preserve">we note that </w:t>
        </w:r>
      </w:ins>
      <w:del w:id="137"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138" w:author="Robinson, James (robins64)" w:date="2025-04-14T11:59:00Z">
        <w:r w:rsidR="001F4CC1">
          <w:rPr>
            <w:rFonts w:ascii="Times New Roman" w:eastAsia="Times New Roman" w:hAnsi="Times New Roman" w:cs="Times New Roman"/>
          </w:rPr>
          <w:t xml:space="preserve"> sizes</w:t>
        </w:r>
      </w:ins>
      <w:del w:id="139"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140"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141" w:author="Robinson, James (robins64)" w:date="2025-04-14T12:00:00Z">
        <w:r w:rsidR="001F4CC1">
          <w:rPr>
            <w:rFonts w:ascii="Times New Roman" w:eastAsia="Times New Roman" w:hAnsi="Times New Roman" w:cs="Times New Roman"/>
          </w:rPr>
          <w:t>is</w:t>
        </w:r>
      </w:ins>
      <w:del w:id="142"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143" w:author="Robinson, James (robins64)" w:date="2025-04-14T12:01:00Z">
        <w:r w:rsidDel="001F4CC1">
          <w:rPr>
            <w:rFonts w:ascii="Times New Roman" w:eastAsia="Times New Roman" w:hAnsi="Times New Roman" w:cs="Times New Roman"/>
          </w:rPr>
          <w:delText xml:space="preserve">sizes we used here </w:delText>
        </w:r>
      </w:del>
      <w:ins w:id="144"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48C6987F" w:rsidR="006A4A72" w:rsidRDefault="0040291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D52119" wp14:editId="6C40E9A5">
            <wp:extent cx="5733415" cy="4945380"/>
            <wp:effectExtent l="0" t="0" r="0" b="0"/>
            <wp:docPr id="314419787" name="Picture 1" descr="A close-up of a plat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9787" name="Picture 1" descr="A close-up of a plate of foo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4945380"/>
                    </a:xfrm>
                    <a:prstGeom prst="rect">
                      <a:avLst/>
                    </a:prstGeom>
                  </pic:spPr>
                </pic:pic>
              </a:graphicData>
            </a:graphic>
          </wp:inline>
        </w:drawing>
      </w:r>
    </w:p>
    <w:p w14:paraId="5E507B00" w14:textId="29FED312" w:rsidR="006A4A72" w:rsidRDefault="00000000">
      <w:pPr>
        <w:rPr>
          <w:rFonts w:ascii="Times New Roman" w:eastAsia="Times New Roman" w:hAnsi="Times New Roman" w:cs="Times New Roman"/>
        </w:rPr>
      </w:pPr>
      <w:r>
        <w:rPr>
          <w:rFonts w:ascii="Times New Roman" w:eastAsia="Times New Roman" w:hAnsi="Times New Roman" w:cs="Times New Roman"/>
          <w:b/>
        </w:rPr>
        <w:t xml:space="preserve">Figure 1 | Nutrient content of tropical whole small fish in different processing forms. </w:t>
      </w:r>
      <w:r w:rsidR="0022610F" w:rsidRPr="0022610F">
        <w:rPr>
          <w:rFonts w:ascii="Times New Roman" w:eastAsia="Times New Roman" w:hAnsi="Times New Roman" w:cs="Times New Roman"/>
          <w:bCs/>
        </w:rPr>
        <w:t>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sidR="0022610F" w:rsidRPr="0022610F">
        <w:rPr>
          <w:rFonts w:ascii="Times New Roman" w:eastAsia="Times New Roman" w:hAnsi="Times New Roman" w:cs="Times New Roman"/>
          <w:bCs/>
        </w:rPr>
        <w:t>B</w:t>
      </w:r>
      <w:r w:rsidR="0022610F">
        <w:rPr>
          <w:rFonts w:ascii="Times New Roman" w:eastAsia="Times New Roman" w:hAnsi="Times New Roman" w:cs="Times New Roman"/>
          <w:bCs/>
        </w:rPr>
        <w:t>)</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w:t>
      </w:r>
      <w:del w:id="145" w:author="Robinson, James (robins64)" w:date="2025-05-20T14:13:00Z">
        <w:r w:rsidDel="009A0658">
          <w:rPr>
            <w:rFonts w:ascii="Times New Roman" w:eastAsia="Times New Roman" w:hAnsi="Times New Roman" w:cs="Times New Roman"/>
          </w:rPr>
          <w:delText xml:space="preserve">along </w:delText>
        </w:r>
      </w:del>
      <w:ins w:id="146" w:author="Robinson, James (robins64)" w:date="2025-05-20T14:13:00Z">
        <w:r w:rsidR="009A0658">
          <w:rPr>
            <w:rFonts w:ascii="Times New Roman" w:eastAsia="Times New Roman" w:hAnsi="Times New Roman" w:cs="Times New Roman"/>
          </w:rPr>
          <w:t xml:space="preserve">on </w:t>
        </w:r>
      </w:ins>
      <w:r>
        <w:rPr>
          <w:rFonts w:ascii="Times New Roman" w:eastAsia="Times New Roman" w:hAnsi="Times New Roman" w:cs="Times New Roman"/>
        </w:rPr>
        <w:t xml:space="preserve">the </w:t>
      </w:r>
      <w:del w:id="147" w:author="Robinson, James (robins64)" w:date="2025-05-20T14:13:00Z">
        <w:r w:rsidDel="009A0658">
          <w:rPr>
            <w:rFonts w:ascii="Times New Roman" w:eastAsia="Times New Roman" w:hAnsi="Times New Roman" w:cs="Times New Roman"/>
          </w:rPr>
          <w:delText xml:space="preserve">dotted </w:delText>
        </w:r>
      </w:del>
      <w:ins w:id="148" w:author="Robinson, James (robins64)" w:date="2025-05-20T14:13:00Z">
        <w:r w:rsidR="009A0658">
          <w:rPr>
            <w:rFonts w:ascii="Times New Roman" w:eastAsia="Times New Roman" w:hAnsi="Times New Roman" w:cs="Times New Roman"/>
          </w:rPr>
          <w:t xml:space="preserve">dashed horizontal </w:t>
        </w:r>
      </w:ins>
      <w:r>
        <w:rPr>
          <w:rFonts w:ascii="Times New Roman" w:eastAsia="Times New Roman" w:hAnsi="Times New Roman" w:cs="Times New Roman"/>
        </w:rPr>
        <w:t xml:space="preserve">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 15% NRV)</w:t>
      </w:r>
      <w:ins w:id="149" w:author="Robinson, James (robins64)" w:date="2025-05-20T14:12:00Z">
        <w:r w:rsidR="009A0658">
          <w:rPr>
            <w:rFonts w:ascii="Times New Roman" w:eastAsia="Gungsuh" w:hAnsi="Times New Roman" w:cs="Times New Roman"/>
          </w:rPr>
          <w:t xml:space="preserve">, relative to average portion size of 9 g </w:t>
        </w:r>
      </w:ins>
      <w:ins w:id="150" w:author="Robinson, James (robins64)" w:date="2025-05-20T14:13:00Z">
        <w:r w:rsidR="009A0658">
          <w:rPr>
            <w:rFonts w:ascii="Times New Roman" w:eastAsia="Gungsuh" w:hAnsi="Times New Roman" w:cs="Times New Roman"/>
          </w:rPr>
          <w:t>(red line)</w:t>
        </w:r>
      </w:ins>
      <w:r w:rsidRPr="00582546">
        <w:rPr>
          <w:rFonts w:ascii="Times New Roman" w:eastAsia="Gungsuh" w:hAnsi="Times New Roman" w:cs="Times New Roman"/>
        </w:rPr>
        <w:t xml:space="preserve">. </w:t>
      </w:r>
      <w:r w:rsidR="0022610F" w:rsidRPr="0022610F">
        <w:rPr>
          <w:rFonts w:ascii="Times New Roman" w:eastAsia="Times New Roman" w:hAnsi="Times New Roman" w:cs="Times New Roman"/>
          <w:bCs/>
        </w:rPr>
        <w:t>C</w:t>
      </w:r>
      <w:r w:rsidR="0022610F">
        <w:rPr>
          <w:rFonts w:ascii="Times New Roman" w:eastAsia="Times New Roman" w:hAnsi="Times New Roman" w:cs="Times New Roman"/>
          <w:bCs/>
        </w:rPr>
        <w:t>)</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del w:id="151" w:author="Robinson, James (robins64)" w:date="2025-05-19T14:34:00Z">
        <w:r w:rsidDel="007A2A0E">
          <w:rPr>
            <w:rFonts w:ascii="Times New Roman" w:eastAsia="Times New Roman" w:hAnsi="Times New Roman" w:cs="Times New Roman"/>
          </w:rPr>
          <w:delText>meal  and</w:delText>
        </w:r>
      </w:del>
      <w:ins w:id="152" w:author="Robinson, James (robins64)" w:date="2025-05-19T14:34:00Z">
        <w:r w:rsidR="007A2A0E">
          <w:rPr>
            <w:rFonts w:ascii="Times New Roman" w:eastAsia="Times New Roman" w:hAnsi="Times New Roman" w:cs="Times New Roman"/>
          </w:rPr>
          <w:t>meal and</w:t>
        </w:r>
      </w:ins>
      <w:r>
        <w:rPr>
          <w:rFonts w:ascii="Times New Roman" w:eastAsia="Times New Roman" w:hAnsi="Times New Roman" w:cs="Times New Roman"/>
        </w:rPr>
        <w:t xml:space="preserve"> green vegetables. </w:t>
      </w:r>
      <w:r w:rsidR="0022610F" w:rsidRPr="0022610F">
        <w:rPr>
          <w:rFonts w:ascii="Times New Roman" w:eastAsia="Times New Roman" w:hAnsi="Times New Roman" w:cs="Times New Roman"/>
          <w:bCs/>
        </w:rPr>
        <w:t>D</w:t>
      </w:r>
      <w:r w:rsidR="0022610F">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fatty acids (EPA + DHA), and vitamins A, B12 and </w:t>
      </w:r>
      <w:r>
        <w:rPr>
          <w:rFonts w:ascii="Times New Roman" w:eastAsia="Times New Roman" w:hAnsi="Times New Roman" w:cs="Times New Roman"/>
        </w:rPr>
        <w:lastRenderedPageBreak/>
        <w:t xml:space="preserve">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Processing of fish by sun-drying and smoking concentrates essential nutrients into smaller, shelf-stable portions, such that all dried fish forms had a higher nutrient density than fresh fish, for equivalent portion sizes (Fig. 1). However, </w:t>
      </w:r>
      <w:proofErr w:type="gramStart"/>
      <w:r>
        <w:rPr>
          <w:rFonts w:ascii="Times New Roman" w:eastAsia="Times New Roman" w:hAnsi="Times New Roman" w:cs="Times New Roman"/>
        </w:rPr>
        <w:t>dried</w:t>
      </w:r>
      <w:proofErr w:type="gramEnd"/>
      <w:r>
        <w:rPr>
          <w:rFonts w:ascii="Times New Roman" w:eastAsia="Times New Roman" w:hAnsi="Times New Roman" w:cs="Times New Roman"/>
        </w:rPr>
        <w:t xml:space="preserve">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71CAC91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w:t>
      </w:r>
      <w:del w:id="153" w:author="Robinson, James (robins64)" w:date="2025-06-27T16:32:00Z">
        <w:r w:rsidDel="0067683A">
          <w:rPr>
            <w:rFonts w:ascii="Times New Roman" w:eastAsia="Times New Roman" w:hAnsi="Times New Roman" w:cs="Times New Roman"/>
          </w:rPr>
          <w:delText xml:space="preserve">Sub-Saharan </w:delText>
        </w:r>
      </w:del>
      <w:r>
        <w:rPr>
          <w:rFonts w:ascii="Times New Roman" w:eastAsia="Times New Roman" w:hAnsi="Times New Roman" w:cs="Times New Roman"/>
        </w:rPr>
        <w:t xml:space="preserve">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 xml:space="preserve">those, 24-67% consumed sun-dried or smoked forms (Table S3), which were particularly prevalent in Senegal, Malawi, and Côte D’Ivoire, but consumed in less than half of households in Nigeria, </w:t>
      </w:r>
      <w:proofErr w:type="gramStart"/>
      <w:r>
        <w:rPr>
          <w:rFonts w:ascii="Times New Roman" w:eastAsia="Times New Roman" w:hAnsi="Times New Roman" w:cs="Times New Roman"/>
        </w:rPr>
        <w:t>Tanzania</w:t>
      </w:r>
      <w:proofErr w:type="gramEnd"/>
      <w:r>
        <w:rPr>
          <w:rFonts w:ascii="Times New Roman" w:eastAsia="Times New Roman" w:hAnsi="Times New Roman" w:cs="Times New Roman"/>
        </w:rPr>
        <w:t xml:space="preserve"> and Uganda.</w:t>
      </w:r>
    </w:p>
    <w:p w14:paraId="2771018A" w14:textId="77777777" w:rsidR="006A4A72" w:rsidRDefault="006A4A72">
      <w:pPr>
        <w:rPr>
          <w:rFonts w:ascii="Times New Roman" w:eastAsia="Times New Roman" w:hAnsi="Times New Roman" w:cs="Times New Roman"/>
        </w:rPr>
      </w:pPr>
    </w:p>
    <w:p w14:paraId="3554D3BD" w14:textId="36A801E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w:t>
      </w:r>
      <w:ins w:id="154" w:author="Lydia O'Meara" w:date="2025-05-07T11:04:00Z">
        <w:r w:rsidR="002556D1">
          <w:rPr>
            <w:rFonts w:ascii="Times New Roman" w:eastAsia="Times New Roman" w:hAnsi="Times New Roman" w:cs="Times New Roman"/>
          </w:rPr>
          <w:t xml:space="preserve">physical and economic </w:t>
        </w:r>
      </w:ins>
      <w:r>
        <w:rPr>
          <w:rFonts w:ascii="Times New Roman" w:eastAsia="Times New Roman" w:hAnsi="Times New Roman" w:cs="Times New Roman"/>
        </w:rPr>
        <w:t xml:space="preserve">access to and preference for dried fish </w:t>
      </w:r>
      <w:r>
        <w:fldChar w:fldCharType="begin" w:fldLock="1"/>
      </w:r>
      <w:ins w:id="155" w:author="Robinson, James (robins64)" w:date="2025-05-19T16:01:00Z">
        <w:r w:rsidR="00E9627D">
          <w:instrText>ADDIN paperpile_citation &lt;clusterId&gt;H754V841K522P225&lt;/clusterId&gt;&lt;metadata&gt;&lt;citation&gt;&lt;id&gt;E515E90C02DA11EFAB0F0CAC945E4932&lt;/id&gt;&lt;/citation&gt;&lt;citation&gt;&lt;id&gt;842D0FAC02DB11EFB16ED638EBC967A4&lt;/id&gt;&lt;/citation&gt;&lt;citation&gt;&lt;id&gt;5A7AF518B6E811EF8EA63C050994A344&lt;/id&gt;&lt;/citation&gt;&lt;/metadata&gt;&lt;data&gt;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&lt;/data&gt; \* MERGEFORMAT</w:instrText>
        </w:r>
      </w:ins>
      <w:del w:id="156" w:author="Robinson, James (robins64)" w:date="2025-05-19T16:01:00Z">
        <w:r w:rsidR="002B7F83" w:rsidDel="00E9627D">
          <w:del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delInstrText>
        </w:r>
      </w:del>
      <w:r>
        <w:fldChar w:fldCharType="separate"/>
      </w:r>
      <w:ins w:id="157" w:author="Robinson, James (robins64)" w:date="2025-05-19T16:01:00Z">
        <w:r w:rsidR="00E9627D">
          <w:rPr>
            <w:rFonts w:ascii="Times New Roman" w:eastAsia="Times New Roman" w:hAnsi="Times New Roman" w:cs="Times New Roman"/>
            <w:noProof/>
            <w:color w:val="000000"/>
          </w:rPr>
          <w:t>(19, 50, 51)</w:t>
        </w:r>
      </w:ins>
      <w:del w:id="158" w:author="Robinson, James (robins64)" w:date="2025-05-19T16:01:00Z">
        <w:r w:rsidR="002B7F83" w:rsidDel="00E9627D">
          <w:rPr>
            <w:rFonts w:ascii="Times New Roman" w:eastAsia="Times New Roman" w:hAnsi="Times New Roman" w:cs="Times New Roman"/>
            <w:noProof/>
            <w:color w:val="000000"/>
          </w:rPr>
          <w:delText>(50, 51)</w:delText>
        </w:r>
      </w:del>
      <w:r>
        <w:fldChar w:fldCharType="end"/>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159" w:author="Robinson, James (robins64)" w:date="2025-04-25T13:25:00Z">
        <w:r w:rsidR="00857066">
          <w:rPr>
            <w:rFonts w:ascii="Times New Roman" w:eastAsia="Gungsuh" w:hAnsi="Times New Roman" w:cs="Times New Roman"/>
          </w:rPr>
          <w:t xml:space="preserve"> These models </w:t>
        </w:r>
      </w:ins>
      <w:ins w:id="160" w:author="Robinson, James (robins64)" w:date="2025-04-25T13:26:00Z">
        <w:r w:rsidR="003F2E2C">
          <w:rPr>
            <w:rFonts w:ascii="Times New Roman" w:eastAsia="Gungsuh" w:hAnsi="Times New Roman" w:cs="Times New Roman"/>
          </w:rPr>
          <w:t xml:space="preserve">allowed us to </w:t>
        </w:r>
      </w:ins>
      <w:ins w:id="161" w:author="Robinson, James (robins64)" w:date="2025-04-25T13:29:00Z">
        <w:r w:rsidR="003F2E2C">
          <w:rPr>
            <w:rFonts w:ascii="Times New Roman" w:eastAsia="Gungsuh" w:hAnsi="Times New Roman" w:cs="Times New Roman"/>
          </w:rPr>
          <w:t xml:space="preserve">make statistical inferences </w:t>
        </w:r>
        <w:del w:id="162" w:author="Kathryn Fiorella" w:date="2025-05-07T02:31:00Z">
          <w:r w:rsidR="003F2E2C" w:rsidDel="00DB6A91">
            <w:rPr>
              <w:rFonts w:ascii="Times New Roman" w:eastAsia="Gungsuh" w:hAnsi="Times New Roman" w:cs="Times New Roman"/>
            </w:rPr>
            <w:delText>of</w:delText>
          </w:r>
        </w:del>
      </w:ins>
      <w:ins w:id="163" w:author="Kathryn Fiorella" w:date="2025-05-07T02:31:00Z">
        <w:r w:rsidR="00DB6A91">
          <w:rPr>
            <w:rFonts w:ascii="Times New Roman" w:eastAsia="Gungsuh" w:hAnsi="Times New Roman" w:cs="Times New Roman"/>
          </w:rPr>
          <w:t>about</w:t>
        </w:r>
      </w:ins>
      <w:ins w:id="164" w:author="Robinson, James (robins64)" w:date="2025-04-25T13:29:00Z">
        <w:r w:rsidR="003F2E2C">
          <w:rPr>
            <w:rFonts w:ascii="Times New Roman" w:eastAsia="Gungsuh" w:hAnsi="Times New Roman" w:cs="Times New Roman"/>
          </w:rPr>
          <w:t xml:space="preserve"> the </w:t>
        </w:r>
      </w:ins>
      <w:ins w:id="165" w:author="Robinson, James (robins64)" w:date="2025-04-25T13:25:00Z">
        <w:r w:rsidR="00857066">
          <w:rPr>
            <w:rFonts w:ascii="Times New Roman" w:eastAsia="Gungsuh" w:hAnsi="Times New Roman" w:cs="Times New Roman"/>
          </w:rPr>
          <w:t>underlying drivers of fish consumption</w:t>
        </w:r>
      </w:ins>
      <w:ins w:id="166" w:author="Robinson, James (robins64)" w:date="2025-04-25T13:30:00Z">
        <w:r w:rsidR="003F2E2C">
          <w:rPr>
            <w:rFonts w:ascii="Times New Roman" w:eastAsia="Gungsuh" w:hAnsi="Times New Roman" w:cs="Times New Roman"/>
          </w:rPr>
          <w:t xml:space="preserve">, drawing on information </w:t>
        </w:r>
      </w:ins>
      <w:ins w:id="167" w:author="Robinson, James (robins64)" w:date="2025-04-25T13:31:00Z">
        <w:r w:rsidR="003F2E2C">
          <w:rPr>
            <w:rFonts w:ascii="Times New Roman" w:eastAsia="Gungsuh" w:hAnsi="Times New Roman" w:cs="Times New Roman"/>
          </w:rPr>
          <w:t>from a</w:t>
        </w:r>
      </w:ins>
      <w:ins w:id="168" w:author="Robinson, James (robins64)" w:date="2025-04-25T13:30:00Z">
        <w:r w:rsidR="003F2E2C">
          <w:rPr>
            <w:rFonts w:ascii="Times New Roman" w:eastAsia="Gungsuh" w:hAnsi="Times New Roman" w:cs="Times New Roman"/>
          </w:rPr>
          <w:t xml:space="preserve"> large multinational survey dataset</w:t>
        </w:r>
      </w:ins>
      <w:ins w:id="169" w:author="Robinson, James (robins64)" w:date="2025-04-25T13:31:00Z">
        <w:r w:rsidR="003F2E2C">
          <w:rPr>
            <w:rFonts w:ascii="Times New Roman" w:eastAsia="Gungsuh" w:hAnsi="Times New Roman" w:cs="Times New Roman"/>
          </w:rPr>
          <w:t xml:space="preserve">. </w:t>
        </w:r>
      </w:ins>
      <w:del w:id="170" w:author="Robinson, James (robins64)" w:date="2025-04-25T13: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171" w:author="Robinson, James (robins64)" w:date="2025-04-25T15:12:00Z">
        <w:r w:rsidR="00734D8D">
          <w:rPr>
            <w:rFonts w:ascii="Times New Roman" w:eastAsia="Gungsuh" w:hAnsi="Times New Roman" w:cs="Times New Roman"/>
          </w:rPr>
          <w:t xml:space="preserve">were proxies for </w:t>
        </w:r>
      </w:ins>
      <w:ins w:id="172" w:author="Robinson, James (robins64)" w:date="2025-06-27T10:14:00Z">
        <w:r w:rsidR="00B8334B">
          <w:rPr>
            <w:rFonts w:ascii="Times New Roman" w:eastAsia="Gungsuh" w:hAnsi="Times New Roman" w:cs="Times New Roman"/>
          </w:rPr>
          <w:t xml:space="preserve">fish prices and </w:t>
        </w:r>
      </w:ins>
      <w:del w:id="173" w:author="Robinson, James (robins64)" w:date="2025-04-25T15: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174" w:author="Robinson, James (robins64)" w:date="2025-04-25T15:12:00Z">
        <w:r w:rsidRPr="00B177FF" w:rsidDel="00734D8D">
          <w:rPr>
            <w:rFonts w:ascii="Times New Roman" w:eastAsia="Gungsuh" w:hAnsi="Times New Roman" w:cs="Times New Roman"/>
          </w:rPr>
          <w:delText xml:space="preserve">potential </w:delText>
        </w:r>
      </w:del>
      <w:ins w:id="175" w:author="Lydia O'Meara" w:date="2025-05-07T11:05:00Z">
        <w:r w:rsidR="007B12F8">
          <w:rPr>
            <w:rFonts w:ascii="Times New Roman" w:eastAsia="Gungsuh" w:hAnsi="Times New Roman" w:cs="Times New Roman"/>
          </w:rPr>
          <w:t xml:space="preserve">physical </w:t>
        </w:r>
      </w:ins>
      <w:r w:rsidRPr="00B177FF">
        <w:rPr>
          <w:rFonts w:ascii="Times New Roman" w:eastAsia="Gungsuh" w:hAnsi="Times New Roman" w:cs="Times New Roman"/>
        </w:rPr>
        <w:t>access to fisheries</w:t>
      </w:r>
      <w:ins w:id="176" w:author="Robinson, James (robins64)" w:date="2025-06-27T10:14:00Z">
        <w:r w:rsidR="00B8334B">
          <w:rPr>
            <w:rFonts w:ascii="Times New Roman" w:eastAsia="Gungsuh" w:hAnsi="Times New Roman" w:cs="Times New Roman"/>
          </w:rPr>
          <w:t>,</w:t>
        </w:r>
      </w:ins>
      <w:ins w:id="177" w:author="Robinson, James (robins64)" w:date="2025-04-25T15:12:00Z">
        <w:r w:rsidR="00734D8D">
          <w:rPr>
            <w:rFonts w:ascii="Times New Roman" w:eastAsia="Gungsuh" w:hAnsi="Times New Roman" w:cs="Times New Roman"/>
          </w:rPr>
          <w:t xml:space="preserve"> including</w:t>
        </w:r>
      </w:ins>
      <w:r w:rsidRPr="00B177FF">
        <w:rPr>
          <w:rFonts w:ascii="Times New Roman" w:eastAsia="Gungsuh" w:hAnsi="Times New Roman" w:cs="Times New Roman"/>
        </w:rPr>
        <w:t xml:space="preserve"> </w:t>
      </w:r>
      <w:del w:id="178" w:author="Robinson, James (robins64)" w:date="2025-04-25T15: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179" w:author="Robinson, James (robins64)" w:date="2025-04-25T15: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180" w:author="Robinson, James (robins64)" w:date="2025-04-25T15: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w:t>
      </w:r>
      <w:ins w:id="181" w:author="Lydia O'Meara" w:date="2025-05-07T11:06:00Z">
        <w:r w:rsidR="007B12F8">
          <w:rPr>
            <w:rFonts w:ascii="Times New Roman" w:eastAsia="Gungsuh" w:hAnsi="Times New Roman" w:cs="Times New Roman"/>
          </w:rPr>
          <w:t xml:space="preserve">permanent </w:t>
        </w:r>
      </w:ins>
      <w:r w:rsidRPr="00B177FF">
        <w:rPr>
          <w:rFonts w:ascii="Times New Roman" w:eastAsia="Gungsuh" w:hAnsi="Times New Roman" w:cs="Times New Roman"/>
        </w:rPr>
        <w:t>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the proximity to</w:t>
      </w:r>
      <w:del w:id="182" w:author="Lydia O'Meara" w:date="2025-05-07T11:09:00Z">
        <w:r w:rsidRPr="00B177FF" w:rsidDel="007B12F8">
          <w:rPr>
            <w:rFonts w:ascii="Times New Roman" w:eastAsia="Times New Roman" w:hAnsi="Times New Roman" w:cs="Times New Roman"/>
          </w:rPr>
          <w:delText xml:space="preserve"> nearest</w:delText>
        </w:r>
      </w:del>
      <w:r w:rsidRPr="00B177FF">
        <w:rPr>
          <w:rFonts w:ascii="Times New Roman" w:eastAsia="Times New Roman" w:hAnsi="Times New Roman" w:cs="Times New Roman"/>
        </w:rPr>
        <w:t xml:space="preserve"> urban </w:t>
      </w:r>
      <w:ins w:id="183" w:author="Lydia O'Meara" w:date="2025-05-07T11:07:00Z">
        <w:del w:id="184" w:author="Robinson, James (robins64)" w:date="2025-05-20T08:49:00Z">
          <w:r w:rsidR="007B12F8" w:rsidDel="00677C21">
            <w:rPr>
              <w:rFonts w:ascii="Times New Roman" w:eastAsia="Times New Roman" w:hAnsi="Times New Roman" w:cs="Times New Roman"/>
            </w:rPr>
            <w:delText>market</w:delText>
          </w:r>
        </w:del>
      </w:ins>
      <w:ins w:id="185" w:author="Lydia O'Meara" w:date="2025-05-07T11:09:00Z">
        <w:del w:id="186" w:author="Robinson, James (robins64)" w:date="2025-05-20T08:49:00Z">
          <w:r w:rsidR="007B12F8" w:rsidDel="00677C21">
            <w:rPr>
              <w:rFonts w:ascii="Times New Roman" w:eastAsia="Times New Roman" w:hAnsi="Times New Roman" w:cs="Times New Roman"/>
            </w:rPr>
            <w:delText>s</w:delText>
          </w:r>
        </w:del>
      </w:ins>
      <w:ins w:id="187" w:author="Robinson, James (robins64)" w:date="2025-05-20T08:49:00Z">
        <w:r w:rsidR="00677C21">
          <w:rPr>
            <w:rFonts w:ascii="Times New Roman" w:eastAsia="Times New Roman" w:hAnsi="Times New Roman" w:cs="Times New Roman"/>
          </w:rPr>
          <w:t>centres</w:t>
        </w:r>
      </w:ins>
      <w:ins w:id="188" w:author="Lydia O'Meara" w:date="2025-05-07T11:07:00Z">
        <w:r w:rsidR="007B12F8">
          <w:rPr>
            <w:rFonts w:ascii="Times New Roman" w:eastAsia="Times New Roman" w:hAnsi="Times New Roman" w:cs="Times New Roman"/>
          </w:rPr>
          <w:t xml:space="preserve"> </w:t>
        </w:r>
      </w:ins>
      <w:del w:id="189" w:author="Lydia O'Meara" w:date="2025-05-07T11:07:00Z">
        <w:r w:rsidRPr="00B177FF" w:rsidDel="007B12F8">
          <w:rPr>
            <w:rFonts w:ascii="Times New Roman" w:eastAsia="Times New Roman" w:hAnsi="Times New Roman" w:cs="Times New Roman"/>
          </w:rPr>
          <w:delText xml:space="preserve">centre </w:delText>
        </w:r>
      </w:del>
      <w:r w:rsidRPr="00B177FF">
        <w:rPr>
          <w:rFonts w:ascii="Times New Roman" w:eastAsia="Times New Roman" w:hAnsi="Times New Roman" w:cs="Times New Roman"/>
        </w:rPr>
        <w:t>(minutes of travel time by fastest surface transport</w:t>
      </w:r>
      <w:ins w:id="190" w:author="Lydia O'Meara" w:date="2025-05-07T11:08:00Z">
        <w:r w:rsidR="007B12F8">
          <w:rPr>
            <w:rFonts w:ascii="Times New Roman" w:eastAsia="Times New Roman" w:hAnsi="Times New Roman" w:cs="Times New Roman"/>
          </w:rPr>
          <w:t xml:space="preserve"> to </w:t>
        </w:r>
      </w:ins>
      <w:ins w:id="191" w:author="Lydia O'Meara" w:date="2025-05-07T11:09:00Z">
        <w:r w:rsidR="007B12F8">
          <w:rPr>
            <w:rFonts w:ascii="Times New Roman" w:eastAsia="Times New Roman" w:hAnsi="Times New Roman" w:cs="Times New Roman"/>
          </w:rPr>
          <w:t xml:space="preserve">nearest </w:t>
        </w:r>
      </w:ins>
      <w:ins w:id="192" w:author="Lydia O'Meara" w:date="2025-05-07T11:08:00Z">
        <w:r w:rsidR="007B12F8">
          <w:rPr>
            <w:rFonts w:ascii="Times New Roman" w:eastAsia="Times New Roman" w:hAnsi="Times New Roman" w:cs="Times New Roman"/>
          </w:rPr>
          <w:t xml:space="preserve">urban centre </w:t>
        </w:r>
      </w:ins>
      <w:ins w:id="193" w:author="Lydia O'Meara" w:date="2025-05-07T11:09:00Z">
        <w:r w:rsidR="007B12F8" w:rsidRPr="007B12F8">
          <w:rPr>
            <w:rFonts w:ascii="Times New Roman" w:eastAsia="Times New Roman" w:hAnsi="Times New Roman" w:cs="Times New Roman"/>
          </w:rPr>
          <w:t>with &gt;50,000 inhabitants</w:t>
        </w:r>
      </w:ins>
      <w:r w:rsidRPr="00B177FF">
        <w:rPr>
          <w:rFonts w:ascii="Times New Roman" w:eastAsia="Times New Roman" w:hAnsi="Times New Roman" w:cs="Times New Roman"/>
        </w:rPr>
        <w:t xml:space="preserve">)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194" w:author="Robinson, James (robins64)" w:date="2025-04-25T13:32:00Z">
        <w:r w:rsidR="003F2E2C">
          <w:rPr>
            <w:rFonts w:ascii="Times New Roman" w:eastAsia="Times New Roman" w:hAnsi="Times New Roman" w:cs="Times New Roman"/>
          </w:rPr>
          <w:t>. This approach allowed us</w:t>
        </w:r>
      </w:ins>
      <w:ins w:id="195" w:author="Robinson, James (robins64)" w:date="2025-04-25T13:31:00Z">
        <w:r w:rsidR="003F2E2C">
          <w:rPr>
            <w:rFonts w:ascii="Times New Roman" w:eastAsia="Times New Roman" w:hAnsi="Times New Roman" w:cs="Times New Roman"/>
          </w:rPr>
          <w:t xml:space="preserve"> </w:t>
        </w:r>
      </w:ins>
      <w:ins w:id="196" w:author="Robinson, James (robins64)" w:date="2025-04-25T13:32:00Z">
        <w:r w:rsidR="003F2E2C">
          <w:rPr>
            <w:rFonts w:ascii="Times New Roman" w:eastAsia="Times New Roman" w:hAnsi="Times New Roman" w:cs="Times New Roman"/>
          </w:rPr>
          <w:t xml:space="preserve">to </w:t>
        </w:r>
      </w:ins>
      <w:ins w:id="197" w:author="Robinson, James (robins64)" w:date="2025-04-25T13:31:00Z">
        <w:r w:rsidR="003F2E2C">
          <w:rPr>
            <w:rFonts w:ascii="Times New Roman" w:eastAsia="Gungsuh" w:hAnsi="Times New Roman" w:cs="Times New Roman"/>
          </w:rPr>
          <w:t>build</w:t>
        </w:r>
      </w:ins>
      <w:ins w:id="198" w:author="Robinson, James (robins64)" w:date="2025-04-25T13:32:00Z">
        <w:r w:rsidR="003F2E2C">
          <w:rPr>
            <w:rFonts w:ascii="Times New Roman" w:eastAsia="Gungsuh" w:hAnsi="Times New Roman" w:cs="Times New Roman"/>
          </w:rPr>
          <w:t xml:space="preserve"> </w:t>
        </w:r>
      </w:ins>
      <w:ins w:id="199" w:author="Robinson, James (robins64)" w:date="2025-04-25T13:31:00Z">
        <w:r w:rsidR="003F2E2C">
          <w:rPr>
            <w:rFonts w:ascii="Times New Roman" w:eastAsia="Gungsuh" w:hAnsi="Times New Roman" w:cs="Times New Roman"/>
          </w:rPr>
          <w:t>on small</w:t>
        </w:r>
      </w:ins>
      <w:ins w:id="200" w:author="Lydia O'Meara" w:date="2025-05-07T11:11:00Z">
        <w:del w:id="201" w:author="Robinson, James (robins64)" w:date="2025-05-20T10:04:00Z">
          <w:r w:rsidR="007B12F8" w:rsidDel="001C2B35">
            <w:rPr>
              <w:rFonts w:ascii="Times New Roman" w:eastAsia="Gungsuh" w:hAnsi="Times New Roman" w:cs="Times New Roman"/>
            </w:rPr>
            <w:delText>er</w:delText>
          </w:r>
        </w:del>
      </w:ins>
      <w:ins w:id="202" w:author="Robinson, James (robins64)" w:date="2025-04-25T13:31:00Z">
        <w:r w:rsidR="003F2E2C">
          <w:rPr>
            <w:rFonts w:ascii="Times New Roman" w:eastAsia="Gungsuh" w:hAnsi="Times New Roman" w:cs="Times New Roman"/>
          </w:rPr>
          <w:t xml:space="preserve">-scale </w:t>
        </w:r>
        <w:del w:id="203" w:author="Lydia O'Meara" w:date="2025-05-07T11:11:00Z">
          <w:r w:rsidR="003F2E2C" w:rsidDel="007B12F8">
            <w:rPr>
              <w:rFonts w:ascii="Times New Roman" w:eastAsia="Gungsuh" w:hAnsi="Times New Roman" w:cs="Times New Roman"/>
            </w:rPr>
            <w:delText xml:space="preserve">qualitative </w:delText>
          </w:r>
        </w:del>
      </w:ins>
      <w:ins w:id="204" w:author="Lydia O'Meara" w:date="2025-05-07T11:14:00Z">
        <w:del w:id="205" w:author="Robinson, James (robins64)" w:date="2025-05-20T09:43:00Z">
          <w:r w:rsidR="007B12F8" w:rsidDel="00592AB6">
            <w:rPr>
              <w:rFonts w:ascii="Times New Roman" w:eastAsia="Gungsuh" w:hAnsi="Times New Roman" w:cs="Times New Roman"/>
            </w:rPr>
            <w:delText xml:space="preserve">quantified </w:delText>
          </w:r>
        </w:del>
      </w:ins>
      <w:ins w:id="206" w:author="Robinson, James (robins64)" w:date="2025-04-25T13:31:00Z">
        <w:r w:rsidR="003F2E2C">
          <w:rPr>
            <w:rFonts w:ascii="Times New Roman" w:eastAsia="Gungsuh" w:hAnsi="Times New Roman" w:cs="Times New Roman"/>
          </w:rPr>
          <w:t>dietary studies</w:t>
        </w:r>
      </w:ins>
      <w:ins w:id="207" w:author="Robinson, James (robins64)" w:date="2025-05-20T10:02:00Z">
        <w:r w:rsidR="001C2B35">
          <w:rPr>
            <w:rFonts w:ascii="Times New Roman" w:eastAsia="Gungsuh" w:hAnsi="Times New Roman" w:cs="Times New Roman"/>
          </w:rPr>
          <w:t xml:space="preserve"> </w:t>
        </w:r>
      </w:ins>
      <w:ins w:id="208" w:author="Robinson, James (robins64)" w:date="2025-05-20T10:07:00Z">
        <w:r w:rsidR="001C2B35">
          <w:rPr>
            <w:rFonts w:ascii="Times New Roman" w:eastAsia="Gungsuh" w:hAnsi="Times New Roman" w:cs="Times New Roman"/>
          </w:rPr>
          <w:fldChar w:fldCharType="begin" w:fldLock="1"/>
        </w:r>
      </w:ins>
      <w:ins w:id="209" w:author="Robinson, James (robins64)" w:date="2025-05-20T10:09:00Z">
        <w:r w:rsidR="001C2B35">
          <w:rPr>
            <w:rFonts w:ascii="Times New Roman" w:eastAsia="Gungsuh" w:hAnsi="Times New Roman" w:cs="Times New Roman"/>
          </w:rPr>
          <w:instrText>ADDIN paperpile_citation &lt;clusterId&gt;X173L439A721E544&lt;/clusterId&gt;&lt;metadata&gt;&lt;citation&gt;&lt;id&gt;62b67cef-a8b4-40e1-a561-9b944cf7d898&lt;/id&gt;&lt;/citation&gt;&lt;citation&gt;&lt;id&gt;05841b29-d47d-4ef3-b67a-a560c6d34d59&lt;/id&gt;&lt;/citation&gt;&lt;citation&gt;&lt;id&gt;7F8AB98A986411EFA2861CDAC86158D7&lt;/id&gt;&lt;/citation&gt;&lt;/metadata&gt;&lt;data&gt;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&lt;/data&gt; \* MERGEFORMAT</w:instrText>
        </w:r>
      </w:ins>
      <w:r w:rsidR="001C2B35">
        <w:rPr>
          <w:rFonts w:ascii="Times New Roman" w:eastAsia="Gungsuh" w:hAnsi="Times New Roman" w:cs="Times New Roman"/>
        </w:rPr>
        <w:fldChar w:fldCharType="separate"/>
      </w:r>
      <w:ins w:id="210" w:author="Robinson, James (robins64)" w:date="2025-05-20T10:09:00Z">
        <w:r w:rsidR="001C2B35">
          <w:rPr>
            <w:rFonts w:ascii="Times New Roman" w:eastAsia="Gungsuh" w:hAnsi="Times New Roman" w:cs="Times New Roman"/>
            <w:noProof/>
          </w:rPr>
          <w:t>(43, 55, 56)</w:t>
        </w:r>
      </w:ins>
      <w:ins w:id="211" w:author="Robinson, James (robins64)" w:date="2025-05-20T10:07:00Z">
        <w:r w:rsidR="001C2B35">
          <w:rPr>
            <w:rFonts w:ascii="Times New Roman" w:eastAsia="Gungsuh" w:hAnsi="Times New Roman" w:cs="Times New Roman"/>
          </w:rPr>
          <w:fldChar w:fldCharType="end"/>
        </w:r>
      </w:ins>
      <w:ins w:id="212" w:author="Lydia O'Meara" w:date="2025-05-07T13:06:00Z">
        <w:del w:id="213" w:author="Robinson, James (robins64)" w:date="2025-05-20T10:08:00Z">
          <w:r w:rsidR="00631BE2" w:rsidDel="001C2B35">
            <w:rPr>
              <w:rFonts w:ascii="Times New Roman" w:eastAsia="Gungsuh" w:hAnsi="Times New Roman" w:cs="Times New Roman"/>
            </w:rPr>
            <w:delText>Kimere et al 2022; Ferguson et al 2015</w:delText>
          </w:r>
        </w:del>
        <w:del w:id="214" w:author="Robinson, James (robins64)" w:date="2025-05-20T10:04:00Z">
          <w:r w:rsidR="00631BE2" w:rsidDel="001C2B35">
            <w:rPr>
              <w:rFonts w:ascii="Times New Roman" w:eastAsia="Gungsuh" w:hAnsi="Times New Roman" w:cs="Times New Roman"/>
            </w:rPr>
            <w:delText>; Lo et al 2019;</w:delText>
          </w:r>
        </w:del>
        <w:del w:id="215" w:author="Robinson, James (robins64)" w:date="2025-05-20T10:08:00Z">
          <w:r w:rsidR="00631BE2" w:rsidDel="001C2B35">
            <w:rPr>
              <w:rFonts w:ascii="Times New Roman" w:eastAsia="Gungsuh" w:hAnsi="Times New Roman" w:cs="Times New Roman"/>
            </w:rPr>
            <w:delText xml:space="preserve"> </w:delText>
          </w:r>
        </w:del>
      </w:ins>
      <w:ins w:id="216" w:author="Robinson, James (robins64)" w:date="2025-04-25T13:32:00Z">
        <w:r w:rsidR="003F2E2C">
          <w:rPr>
            <w:rFonts w:ascii="Times New Roman" w:eastAsia="Gungsuh" w:hAnsi="Times New Roman" w:cs="Times New Roman"/>
          </w:rPr>
          <w:t>,</w:t>
        </w:r>
      </w:ins>
      <w:ins w:id="217" w:author="Robinson, James (robins64)" w:date="2025-04-25T13:31:00Z">
        <w:r w:rsidR="003F2E2C">
          <w:rPr>
            <w:rFonts w:ascii="Times New Roman" w:eastAsia="Gungsuh" w:hAnsi="Times New Roman" w:cs="Times New Roman"/>
          </w:rPr>
          <w:t xml:space="preserve"> </w:t>
        </w:r>
      </w:ins>
      <w:ins w:id="218" w:author="Robinson, James (robins64)" w:date="2025-04-25T13:32:00Z">
        <w:r w:rsidR="003F2E2C">
          <w:rPr>
            <w:rFonts w:ascii="Times New Roman" w:eastAsia="Gungsuh" w:hAnsi="Times New Roman" w:cs="Times New Roman"/>
          </w:rPr>
          <w:t>while</w:t>
        </w:r>
      </w:ins>
      <w:ins w:id="219" w:author="Robinson, James (robins64)" w:date="2025-04-25T13:31:00Z">
        <w:r w:rsidR="003F2E2C">
          <w:rPr>
            <w:rFonts w:ascii="Times New Roman" w:eastAsia="Gungsuh" w:hAnsi="Times New Roman" w:cs="Times New Roman"/>
          </w:rPr>
          <w:t xml:space="preserve"> refining</w:t>
        </w:r>
      </w:ins>
      <w:ins w:id="220" w:author="Robinson, James (robins64)" w:date="2025-04-25T13:32:00Z">
        <w:r w:rsidR="003F2E2C">
          <w:rPr>
            <w:rFonts w:ascii="Times New Roman" w:eastAsia="Gungsuh" w:hAnsi="Times New Roman" w:cs="Times New Roman"/>
          </w:rPr>
          <w:t xml:space="preserve"> </w:t>
        </w:r>
      </w:ins>
      <w:ins w:id="221" w:author="Robinson, James (robins64)" w:date="2025-04-25T13:33:00Z">
        <w:r w:rsidR="003F2E2C">
          <w:rPr>
            <w:rFonts w:ascii="Times New Roman" w:eastAsia="Gungsuh" w:hAnsi="Times New Roman" w:cs="Times New Roman"/>
          </w:rPr>
          <w:t>knowledge</w:t>
        </w:r>
      </w:ins>
      <w:ins w:id="222" w:author="Robinson, James (robins64)" w:date="2025-04-25T13:32:00Z">
        <w:r w:rsidR="003F2E2C">
          <w:rPr>
            <w:rFonts w:ascii="Times New Roman" w:eastAsia="Gungsuh" w:hAnsi="Times New Roman" w:cs="Times New Roman"/>
          </w:rPr>
          <w:t xml:space="preserve"> from</w:t>
        </w:r>
      </w:ins>
      <w:ins w:id="223" w:author="Robinson, James (robins64)" w:date="2025-04-25T13:33:00Z">
        <w:r w:rsidR="003F2E2C">
          <w:rPr>
            <w:rFonts w:ascii="Times New Roman" w:eastAsia="Gungsuh" w:hAnsi="Times New Roman" w:cs="Times New Roman"/>
          </w:rPr>
          <w:t xml:space="preserve"> </w:t>
        </w:r>
      </w:ins>
      <w:del w:id="224" w:author="Robinson, James (robins64)" w:date="2025-04-25T13:31:00Z">
        <w:r w:rsidDel="003F2E2C">
          <w:rPr>
            <w:rFonts w:ascii="Times New Roman" w:eastAsia="Times New Roman" w:hAnsi="Times New Roman" w:cs="Times New Roman"/>
          </w:rPr>
          <w:delText>.</w:delText>
        </w:r>
      </w:del>
      <w:ins w:id="225" w:author="Robinson, James (robins64)" w:date="2025-04-25T13:31:00Z">
        <w:r w:rsidR="003F2E2C">
          <w:rPr>
            <w:rFonts w:ascii="Times New Roman" w:eastAsia="Times New Roman" w:hAnsi="Times New Roman" w:cs="Times New Roman"/>
          </w:rPr>
          <w:t>large-scale</w:t>
        </w:r>
      </w:ins>
      <w:ins w:id="226" w:author="Robinson, James (robins64)" w:date="2025-04-25T13:32:00Z">
        <w:r w:rsidR="003F2E2C">
          <w:rPr>
            <w:rFonts w:ascii="Times New Roman" w:eastAsia="Times New Roman" w:hAnsi="Times New Roman" w:cs="Times New Roman"/>
          </w:rPr>
          <w:t xml:space="preserve"> models of </w:t>
        </w:r>
      </w:ins>
      <w:ins w:id="227" w:author="Robinson, James (robins64)" w:date="2025-05-20T10:04:00Z">
        <w:r w:rsidR="001C2B35">
          <w:rPr>
            <w:rFonts w:ascii="Times New Roman" w:eastAsia="Times New Roman" w:hAnsi="Times New Roman" w:cs="Times New Roman"/>
          </w:rPr>
          <w:t>drivers of fish consumption</w:t>
        </w:r>
      </w:ins>
      <w:ins w:id="228" w:author="Robinson, James (robins64)" w:date="2025-05-20T14:10:00Z">
        <w:r w:rsidR="003E6984">
          <w:rPr>
            <w:rFonts w:ascii="Times New Roman" w:eastAsia="Times New Roman" w:hAnsi="Times New Roman" w:cs="Times New Roman"/>
          </w:rPr>
          <w:t xml:space="preserve"> and dietary diversity</w:t>
        </w:r>
      </w:ins>
      <w:ins w:id="229" w:author="Robinson, James (robins64)" w:date="2025-05-20T10:05: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ins>
      <w:ins w:id="230" w:author="Robinson, James (robins64)" w:date="2025-05-20T10:06:00Z">
        <w:r w:rsidR="001C2B35">
          <w:rPr>
            <w:rFonts w:ascii="Times New Roman" w:eastAsia="Times New Roman" w:hAnsi="Times New Roman" w:cs="Times New Roman"/>
          </w:rPr>
          <w:instrText>ADDIN paperpile_citation &lt;clusterId&gt;J268X528M918R629&lt;/clusterId&gt;&lt;metadata&gt;&lt;citation&gt;&lt;id&gt;49D6BACA015E11EF96B00CAC945E4932&lt;/id&gt;&lt;/citation&gt;&lt;citation&gt;&lt;id&gt;4E78FF20015E11EF9F7CD638EBC967A4&lt;/id&gt;&lt;/citation&gt;&lt;citation&gt;&lt;id&gt;8928a935-979b-4972-9735-e3a32b045757&lt;/id&gt;&lt;/citation&gt;&lt;/metadata&gt;&lt;data&gt;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&lt;/data&gt; \* MERGEFORMAT</w:instrText>
        </w:r>
      </w:ins>
      <w:r w:rsidR="001C2B35">
        <w:rPr>
          <w:rFonts w:ascii="Times New Roman" w:eastAsia="Times New Roman" w:hAnsi="Times New Roman" w:cs="Times New Roman"/>
        </w:rPr>
        <w:fldChar w:fldCharType="separate"/>
      </w:r>
      <w:ins w:id="231" w:author="Robinson, James (robins64)" w:date="2025-05-20T10:08:00Z">
        <w:r w:rsidR="001C2B35">
          <w:rPr>
            <w:rFonts w:ascii="Times New Roman" w:eastAsia="Times New Roman" w:hAnsi="Times New Roman" w:cs="Times New Roman"/>
            <w:noProof/>
          </w:rPr>
          <w:t>(31, 52, 57)</w:t>
        </w:r>
      </w:ins>
      <w:ins w:id="232" w:author="Robinson, James (robins64)" w:date="2025-05-20T10:05:00Z">
        <w:r w:rsidR="001C2B35">
          <w:rPr>
            <w:rFonts w:ascii="Times New Roman" w:eastAsia="Times New Roman" w:hAnsi="Times New Roman" w:cs="Times New Roman"/>
          </w:rPr>
          <w:fldChar w:fldCharType="end"/>
        </w:r>
      </w:ins>
      <w:ins w:id="233" w:author="Robinson, James (robins64)" w:date="2025-05-20T10:09:00Z">
        <w:r w:rsidR="001C2B35">
          <w:rPr>
            <w:rFonts w:ascii="Times New Roman" w:eastAsia="Times New Roman" w:hAnsi="Times New Roman" w:cs="Times New Roman"/>
          </w:rPr>
          <w:t>.</w:t>
        </w:r>
      </w:ins>
      <w:ins w:id="234" w:author="Lydia O'Meara" w:date="2025-05-07T13:07:00Z">
        <w:del w:id="235" w:author="Robinson, James (robins64)" w:date="2025-05-20T10:06:00Z">
          <w:r w:rsidR="00631BE2" w:rsidRPr="00631BE2" w:rsidDel="001C2B35">
            <w:rPr>
              <w:rFonts w:ascii="Times New Roman" w:eastAsia="Times New Roman" w:hAnsi="Times New Roman" w:cs="Times New Roman"/>
            </w:rPr>
            <w:delText>O’Meara et al 2021; Simmance et al</w:delText>
          </w:r>
          <w:r w:rsidR="00631BE2" w:rsidDel="001C2B35">
            <w:rPr>
              <w:rFonts w:ascii="Times New Roman" w:eastAsia="Times New Roman" w:hAnsi="Times New Roman" w:cs="Times New Roman"/>
            </w:rPr>
            <w:delText xml:space="preserve"> 2022</w:delText>
          </w:r>
          <w:r w:rsidR="00631BE2" w:rsidRPr="00631BE2" w:rsidDel="001C2B35">
            <w:rPr>
              <w:rFonts w:ascii="Times New Roman" w:eastAsia="Times New Roman" w:hAnsi="Times New Roman" w:cs="Times New Roman"/>
            </w:rPr>
            <w:delText>; Temsah et al 2018; Alva et al 2016; Bogard et al 2016; Choudhury et al 2019.</w:delText>
          </w:r>
        </w:del>
      </w:ins>
    </w:p>
    <w:p w14:paraId="124BD3E0" w14:textId="77777777" w:rsidR="006A4A72" w:rsidRDefault="006A4A72">
      <w:pPr>
        <w:rPr>
          <w:rFonts w:ascii="Times New Roman" w:eastAsia="Times New Roman" w:hAnsi="Times New Roman" w:cs="Times New Roman"/>
        </w:rPr>
      </w:pPr>
    </w:p>
    <w:p w14:paraId="020C0688" w14:textId="2FBCD480"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236" w:author="Robinson, James (robins64)" w:date="2025-04-25T15:01:00Z">
        <w:r w:rsidDel="00146E3F">
          <w:rPr>
            <w:rFonts w:ascii="Times New Roman" w:eastAsia="Times New Roman" w:hAnsi="Times New Roman" w:cs="Times New Roman"/>
          </w:rPr>
          <w:delText>9</w:delText>
        </w:r>
      </w:del>
      <w:ins w:id="237" w:author="Robinson, James (robins64)" w:date="2025-04-25T15:01:00Z">
        <w:r w:rsidR="00146E3F">
          <w:rPr>
            <w:rFonts w:ascii="Times New Roman" w:eastAsia="Times New Roman" w:hAnsi="Times New Roman" w:cs="Times New Roman"/>
          </w:rPr>
          <w:t>87</w:t>
        </w:r>
      </w:ins>
      <w:del w:id="238" w:author="Robinson, James (robins64)" w:date="2025-04-25T15: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239" w:author="Robinson, James (robins64)" w:date="2025-04-25T15:01:00Z">
        <w:r w:rsidR="00146E3F">
          <w:rPr>
            <w:rFonts w:ascii="Times New Roman" w:eastAsia="Times New Roman" w:hAnsi="Times New Roman" w:cs="Times New Roman"/>
          </w:rPr>
          <w:t>45</w:t>
        </w:r>
      </w:ins>
      <w:del w:id="240" w:author="Robinson, James (robins64)" w:date="2025-04-25T15: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241" w:author="Robinson, James (robins64)" w:date="2025-04-25T15:00:00Z">
        <w:r w:rsidR="00146E3F">
          <w:rPr>
            <w:rFonts w:ascii="Times New Roman" w:eastAsia="Times New Roman" w:hAnsi="Times New Roman" w:cs="Times New Roman"/>
          </w:rPr>
          <w:t>4</w:t>
        </w:r>
      </w:ins>
      <w:del w:id="242" w:author="Robinson, James (robins64)" w:date="2025-04-25T15: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243" w:author="Robinson, James (robins64)" w:date="2025-04-25T15:00:00Z">
        <w:r w:rsidR="00146E3F">
          <w:rPr>
            <w:rFonts w:ascii="Times New Roman" w:eastAsia="Times New Roman" w:hAnsi="Times New Roman" w:cs="Times New Roman"/>
          </w:rPr>
          <w:t>7</w:t>
        </w:r>
      </w:ins>
      <w:del w:id="244" w:author="Robinson, James (robins64)" w:date="2025-04-25T15: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245" w:author="Robinson, James (robins64)" w:date="2025-04-25T15:01:00Z">
        <w:r w:rsidR="00146E3F">
          <w:rPr>
            <w:rFonts w:ascii="Times New Roman" w:eastAsia="Times New Roman" w:hAnsi="Times New Roman" w:cs="Times New Roman"/>
          </w:rPr>
          <w:t>8</w:t>
        </w:r>
      </w:ins>
      <w:del w:id="246" w:author="Robinson, James (robins64)" w:date="2025-04-25T15: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247" w:author="Robinson, James (robins64)" w:date="2025-04-25T15:01:00Z">
        <w:r w:rsidR="00146E3F">
          <w:rPr>
            <w:rFonts w:ascii="Times New Roman" w:eastAsia="Times New Roman" w:hAnsi="Times New Roman" w:cs="Times New Roman"/>
          </w:rPr>
          <w:t>2</w:t>
        </w:r>
      </w:ins>
      <w:del w:id="248"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249" w:author="Robinson, James (robins64)" w:date="2025-04-25T15:01:00Z">
        <w:r w:rsidR="00146E3F">
          <w:rPr>
            <w:rFonts w:ascii="Times New Roman" w:eastAsia="Times New Roman" w:hAnsi="Times New Roman" w:cs="Times New Roman"/>
          </w:rPr>
          <w:t>4</w:t>
        </w:r>
      </w:ins>
      <w:del w:id="250"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251" w:author="Robinson, James (robins64)" w:date="2025-04-25T15:01:00Z">
        <w:r w:rsidDel="00146E3F">
          <w:rPr>
            <w:rFonts w:ascii="Times New Roman" w:eastAsia="Times New Roman" w:hAnsi="Times New Roman" w:cs="Times New Roman"/>
          </w:rPr>
          <w:delText>62</w:delText>
        </w:r>
      </w:del>
      <w:ins w:id="252" w:author="Robinson, James (robins64)" w:date="2025-04-25T15: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253" w:author="Robinson, James (robins64)" w:date="2025-04-25T15:00:00Z">
        <w:r w:rsidR="00146E3F">
          <w:rPr>
            <w:rFonts w:ascii="Times New Roman" w:eastAsia="Times New Roman" w:hAnsi="Times New Roman" w:cs="Times New Roman"/>
          </w:rPr>
          <w:t>3</w:t>
        </w:r>
      </w:ins>
      <w:del w:id="254" w:author="Robinson, James (robins64)" w:date="2025-04-25T15: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255" w:author="Robinson, James (robins64)" w:date="2025-04-25T15:00:00Z">
        <w:r w:rsidR="00146E3F">
          <w:rPr>
            <w:rFonts w:ascii="Times New Roman" w:eastAsia="Times New Roman" w:hAnsi="Times New Roman" w:cs="Times New Roman"/>
          </w:rPr>
          <w:t>27</w:t>
        </w:r>
      </w:ins>
      <w:del w:id="256" w:author="Robinson, James (robins64)" w:date="2025-04-25T15: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257" w:author="Robinson, James (robins64)" w:date="2025-04-25T15:01:00Z">
        <w:r w:rsidDel="00146E3F">
          <w:rPr>
            <w:rFonts w:ascii="Times New Roman" w:eastAsia="Times New Roman" w:hAnsi="Times New Roman" w:cs="Times New Roman"/>
          </w:rPr>
          <w:delText>56</w:delText>
        </w:r>
      </w:del>
      <w:ins w:id="258" w:author="Robinson, James (robins64)" w:date="2025-04-25T15:01:00Z">
        <w:r w:rsidR="00146E3F">
          <w:rPr>
            <w:rFonts w:ascii="Times New Roman" w:eastAsia="Times New Roman" w:hAnsi="Times New Roman" w:cs="Times New Roman"/>
          </w:rPr>
          <w:t>62</w:t>
        </w:r>
      </w:ins>
      <w:r>
        <w:rPr>
          <w:rFonts w:ascii="Times New Roman" w:eastAsia="Times New Roman" w:hAnsi="Times New Roman" w:cs="Times New Roman"/>
        </w:rPr>
        <w:t>%, D = 5</w:t>
      </w:r>
      <w:ins w:id="259" w:author="Robinson, James (robins64)" w:date="2025-04-25T15:01:00Z">
        <w:r w:rsidR="00146E3F">
          <w:rPr>
            <w:rFonts w:ascii="Times New Roman" w:eastAsia="Times New Roman" w:hAnsi="Times New Roman" w:cs="Times New Roman"/>
          </w:rPr>
          <w:t>0</w:t>
        </w:r>
      </w:ins>
      <w:del w:id="260" w:author="Robinson, James (robins64)" w:date="2025-04-25T15:01:00Z">
        <w:r w:rsidDel="00146E3F">
          <w:rPr>
            <w:rFonts w:ascii="Times New Roman" w:eastAsia="Times New Roman" w:hAnsi="Times New Roman" w:cs="Times New Roman"/>
          </w:rPr>
          <w:delText>4</w:delText>
        </w:r>
      </w:del>
      <w:r>
        <w:rPr>
          <w:rFonts w:ascii="Times New Roman" w:eastAsia="Times New Roman" w:hAnsi="Times New Roman" w:cs="Times New Roman"/>
        </w:rPr>
        <w:t xml:space="preserve">%). </w:t>
      </w:r>
      <w:r w:rsidR="0019625E">
        <w:rPr>
          <w:rFonts w:ascii="Times New Roman" w:eastAsia="Times New Roman" w:hAnsi="Times New Roman" w:cs="Times New Roman"/>
        </w:rPr>
        <w:t>G</w:t>
      </w:r>
      <w:r>
        <w:rPr>
          <w:rFonts w:ascii="Times New Roman" w:eastAsia="Times New Roman" w:hAnsi="Times New Roman" w:cs="Times New Roman"/>
        </w:rPr>
        <w:t>eographic and socioeconomic drivers contributed to these across-country differences</w:t>
      </w:r>
      <w:r w:rsidR="0019625E">
        <w:rPr>
          <w:rFonts w:ascii="Times New Roman" w:eastAsia="Times New Roman" w:hAnsi="Times New Roman" w:cs="Times New Roman"/>
        </w:rPr>
        <w:t>, with</w:t>
      </w:r>
      <w:r>
        <w:rPr>
          <w:rFonts w:ascii="Times New Roman" w:eastAsia="Times New Roman" w:hAnsi="Times New Roman" w:cs="Times New Roman"/>
        </w:rPr>
        <w:t xml:space="preserve"> </w:t>
      </w:r>
      <w:r w:rsidR="0019625E">
        <w:rPr>
          <w:rFonts w:ascii="Times New Roman" w:eastAsia="Times New Roman" w:hAnsi="Times New Roman" w:cs="Times New Roman"/>
        </w:rPr>
        <w:t>f</w:t>
      </w:r>
      <w:r>
        <w:rPr>
          <w:rFonts w:ascii="Times New Roman" w:eastAsia="Times New Roman" w:hAnsi="Times New Roman" w:cs="Times New Roman"/>
        </w:rPr>
        <w:t>ish consumption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w:t>
      </w:r>
      <w:del w:id="261" w:author="Robinson, James (robins64)" w:date="2025-05-20T08:49:00Z">
        <w:r w:rsidDel="00677C21">
          <w:rPr>
            <w:rFonts w:ascii="Times New Roman" w:eastAsia="Times New Roman" w:hAnsi="Times New Roman" w:cs="Times New Roman"/>
          </w:rPr>
          <w:delText xml:space="preserve">markets </w:delText>
        </w:r>
      </w:del>
      <w:ins w:id="262" w:author="Robinson, James (robins64)" w:date="2025-05-20T08:49:00Z">
        <w:r w:rsidR="00677C21">
          <w:rPr>
            <w:rFonts w:ascii="Times New Roman" w:eastAsia="Times New Roman" w:hAnsi="Times New Roman" w:cs="Times New Roman"/>
          </w:rPr>
          <w:t xml:space="preserve">urban centres </w:t>
        </w:r>
      </w:ins>
      <w:r>
        <w:rPr>
          <w:rFonts w:ascii="Times New Roman" w:eastAsia="Times New Roman" w:hAnsi="Times New Roman" w:cs="Times New Roman"/>
        </w:rPr>
        <w:t xml:space="preserve">(Fig.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ins w:id="263" w:author="Robinson, James (robins64)" w:date="2025-05-20T10:08:00Z">
        <w:r w:rsidR="001C2B35">
          <w:rPr>
            <w:rFonts w:ascii="Times New Roman" w:eastAsia="Times New Roman" w:hAnsi="Times New Roman" w:cs="Times New Roman"/>
            <w:noProof/>
            <w:color w:val="000000"/>
          </w:rPr>
          <w:t>(58)</w:t>
        </w:r>
      </w:ins>
      <w:del w:id="264" w:author="Robinson, James (robins64)" w:date="2025-05-20T10:06:00Z">
        <w:r w:rsidR="002B7F83" w:rsidDel="001C2B35">
          <w:rPr>
            <w:rFonts w:ascii="Times New Roman" w:eastAsia="Times New Roman" w:hAnsi="Times New Roman" w:cs="Times New Roman"/>
            <w:noProof/>
            <w:color w:val="000000"/>
          </w:rPr>
          <w:delText>(55)</w:delText>
        </w:r>
      </w:del>
      <w:r>
        <w:fldChar w:fldCharType="end"/>
      </w:r>
      <w:r>
        <w:rPr>
          <w:rFonts w:ascii="Times New Roman" w:eastAsia="Times New Roman" w:hAnsi="Times New Roman" w:cs="Times New Roman"/>
        </w:rPr>
        <w:t xml:space="preserve">, showing that higher </w:t>
      </w:r>
      <w:ins w:id="265" w:author="Lydia O'Meara" w:date="2025-05-07T11:23:00Z">
        <w:r w:rsidR="00CC2A9B">
          <w:rPr>
            <w:rFonts w:ascii="Times New Roman" w:eastAsia="Times New Roman" w:hAnsi="Times New Roman" w:cs="Times New Roman"/>
          </w:rPr>
          <w:t xml:space="preserve">physical </w:t>
        </w:r>
      </w:ins>
      <w:r>
        <w:rPr>
          <w:rFonts w:ascii="Times New Roman" w:eastAsia="Times New Roman" w:hAnsi="Times New Roman" w:cs="Times New Roman"/>
        </w:rPr>
        <w:t xml:space="preserve">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266" w:author="Robinson, James (robins64)" w:date="2025-04-25T15: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267" w:author="Robinson, James (robins64)" w:date="2025-04-25T15: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268" w:author="Robinson, James (robins64)" w:date="2025-04-25T15:08:00Z">
        <w:r w:rsidR="00E35A54">
          <w:rPr>
            <w:rFonts w:ascii="Times New Roman" w:eastAsia="Times New Roman" w:hAnsi="Times New Roman" w:cs="Times New Roman"/>
          </w:rPr>
          <w:t>58</w:t>
        </w:r>
      </w:ins>
      <w:del w:id="269" w:author="Robinson, James (robins64)" w:date="2025-04-25T15: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270" w:author="Robinson, James (robins64)" w:date="2025-04-25T15:08:00Z">
        <w:r w:rsidR="00E35A54">
          <w:rPr>
            <w:rFonts w:ascii="Times New Roman" w:eastAsia="Times New Roman" w:hAnsi="Times New Roman" w:cs="Times New Roman"/>
          </w:rPr>
          <w:t>40</w:t>
        </w:r>
      </w:ins>
      <w:del w:id="271" w:author="Robinson, James (robins64)" w:date="2025-04-25T15: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272" w:author="Robinson, James (robins64)" w:date="2025-04-25T15:08:00Z">
        <w:r w:rsidR="00E35A54">
          <w:rPr>
            <w:rFonts w:ascii="Times New Roman" w:eastAsia="Times New Roman" w:hAnsi="Times New Roman" w:cs="Times New Roman"/>
          </w:rPr>
          <w:t>4</w:t>
        </w:r>
      </w:ins>
      <w:del w:id="273" w:author="Robinson, James (robins64)" w:date="2025-04-25T15: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274" w:author="Robinson, James (robins64)" w:date="2025-04-25T15:08:00Z">
        <w:r w:rsidR="00E35A54">
          <w:rPr>
            <w:rFonts w:ascii="Times New Roman" w:eastAsia="Times New Roman" w:hAnsi="Times New Roman" w:cs="Times New Roman"/>
          </w:rPr>
          <w:t>1</w:t>
        </w:r>
      </w:ins>
      <w:del w:id="275" w:author="Robinson, James (robins64)" w:date="2025-04-25T15: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276" w:author="Robinson, James (robins64)" w:date="2025-04-25T15:08:00Z">
        <w:r w:rsidR="00E35A54">
          <w:rPr>
            <w:rFonts w:ascii="Times New Roman" w:eastAsia="Times New Roman" w:hAnsi="Times New Roman" w:cs="Times New Roman"/>
          </w:rPr>
          <w:t>8</w:t>
        </w:r>
      </w:ins>
      <w:del w:id="277" w:author="Robinson, James (robins64)" w:date="2025-04-25T15: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55727BFB" w:rsidR="00845F7F" w:rsidRDefault="00000000" w:rsidP="00845F7F">
      <w:pPr>
        <w:rPr>
          <w:ins w:id="278" w:author="Robinson, James (robins64)" w:date="2025-04-25T15:19:00Z"/>
          <w:rFonts w:ascii="Times New Roman" w:eastAsia="Times New Roman" w:hAnsi="Times New Roman" w:cs="Times New Roman"/>
        </w:rPr>
      </w:pPr>
      <w:r>
        <w:rPr>
          <w:rFonts w:ascii="Times New Roman" w:eastAsia="Times New Roman" w:hAnsi="Times New Roman" w:cs="Times New Roman"/>
        </w:rPr>
        <w:t xml:space="preserve">Fish consumption declined with increasing distance from fisheries and travel time to urban </w:t>
      </w:r>
      <w:ins w:id="279" w:author="Lydia O'Meara" w:date="2025-05-07T11:24:00Z">
        <w:del w:id="280" w:author="Robinson, James (robins64)" w:date="2025-05-20T08:49:00Z">
          <w:r w:rsidR="00CC2A9B" w:rsidDel="00677C21">
            <w:rPr>
              <w:rFonts w:ascii="Times New Roman" w:eastAsia="Times New Roman" w:hAnsi="Times New Roman" w:cs="Times New Roman"/>
            </w:rPr>
            <w:delText>markets</w:delText>
          </w:r>
        </w:del>
      </w:ins>
      <w:ins w:id="281" w:author="Robinson, James (robins64)" w:date="2025-05-20T08:49:00Z">
        <w:r w:rsidR="00677C21">
          <w:rPr>
            <w:rFonts w:ascii="Times New Roman" w:eastAsia="Times New Roman" w:hAnsi="Times New Roman" w:cs="Times New Roman"/>
          </w:rPr>
          <w:t>centres</w:t>
        </w:r>
      </w:ins>
      <w:del w:id="282" w:author="Lydia O'Meara" w:date="2025-05-07T11:24:00Z">
        <w:r w:rsidDel="00CC2A9B">
          <w:rPr>
            <w:rFonts w:ascii="Times New Roman" w:eastAsia="Times New Roman" w:hAnsi="Times New Roman" w:cs="Times New Roman"/>
          </w:rPr>
          <w:delText>centres</w:delText>
        </w:r>
      </w:del>
      <w:r>
        <w:rPr>
          <w:rFonts w:ascii="Times New Roman" w:eastAsia="Times New Roman" w:hAnsi="Times New Roman" w:cs="Times New Roman"/>
        </w:rPr>
        <w:t>, though distance effects varied between dried and fresh forms, and on the fishery type (inland or marine) (Fig. 3</w:t>
      </w:r>
      <w:r w:rsidR="00C541A2">
        <w:rPr>
          <w:rFonts w:ascii="Times New Roman" w:eastAsia="Times New Roman" w:hAnsi="Times New Roman" w:cs="Times New Roman"/>
        </w:rPr>
        <w:t>A</w:t>
      </w:r>
      <w:r>
        <w:rPr>
          <w:rFonts w:ascii="Times New Roman" w:eastAsia="Times New Roman" w:hAnsi="Times New Roman" w:cs="Times New Roman"/>
        </w:rPr>
        <w:t>). Fresh fish consumption was most strongly predicted by the interaction between marine and inland water, such that the highest consumption was predicted for inland households distant from marine coastlines (86% [6</w:t>
      </w:r>
      <w:ins w:id="283" w:author="Robinson, James (robins64)" w:date="2025-04-25T15:09:00Z">
        <w:r w:rsidR="00E35A54">
          <w:rPr>
            <w:rFonts w:ascii="Times New Roman" w:eastAsia="Times New Roman" w:hAnsi="Times New Roman" w:cs="Times New Roman"/>
          </w:rPr>
          <w:t>4</w:t>
        </w:r>
      </w:ins>
      <w:del w:id="284" w:author="Robinson, James (robins64)" w:date="2025-04-25T15: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285" w:author="Robinson, James (robins64)" w:date="2025-04-25T15:09:00Z">
        <w:r w:rsidR="00E35A54">
          <w:rPr>
            <w:rFonts w:ascii="Times New Roman" w:eastAsia="Times New Roman" w:hAnsi="Times New Roman" w:cs="Times New Roman"/>
          </w:rPr>
          <w:t>9</w:t>
        </w:r>
      </w:ins>
      <w:del w:id="286" w:author="Robinson, James (robins64)" w:date="2025-04-25T15:09:00Z">
        <w:r w:rsidDel="00E35A54">
          <w:rPr>
            <w:rFonts w:ascii="Times New Roman" w:eastAsia="Times New Roman" w:hAnsi="Times New Roman" w:cs="Times New Roman"/>
          </w:rPr>
          <w:delText>8</w:delText>
        </w:r>
      </w:del>
      <w:r>
        <w:rPr>
          <w:rFonts w:ascii="Times New Roman" w:eastAsia="Times New Roman" w:hAnsi="Times New Roman" w:cs="Times New Roman"/>
        </w:rPr>
        <w:t>%]) (Fig</w:t>
      </w:r>
      <w:r w:rsidR="00C541A2">
        <w:rPr>
          <w:rFonts w:ascii="Times New Roman" w:eastAsia="Times New Roman" w:hAnsi="Times New Roman" w:cs="Times New Roman"/>
        </w:rPr>
        <w:t xml:space="preserve">. </w:t>
      </w:r>
      <w:r>
        <w:rPr>
          <w:rFonts w:ascii="Times New Roman" w:eastAsia="Times New Roman" w:hAnsi="Times New Roman" w:cs="Times New Roman"/>
        </w:rPr>
        <w:t xml:space="preserve">S7). Less than 1% of households were in these inland fresh fish hotspots, primarily those near Lake Victoria. Fresh fish consumption declined with increasing distance from inland water, </w:t>
      </w:r>
      <w:del w:id="287"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288" w:author="Robinson, James (robins64)" w:date="2025-04-14T11:13:00Z">
        <w:r w:rsidR="008A050F">
          <w:rPr>
            <w:rFonts w:ascii="Times New Roman" w:eastAsia="Times New Roman" w:hAnsi="Times New Roman" w:cs="Times New Roman"/>
          </w:rPr>
          <w:t>reflecting the importance of large waterbodies</w:t>
        </w:r>
      </w:ins>
      <w:ins w:id="289" w:author="Robinson, James (robins64)" w:date="2025-04-14T11:14:00Z">
        <w:r w:rsidR="008A050F">
          <w:rPr>
            <w:rFonts w:ascii="Times New Roman" w:eastAsia="Times New Roman" w:hAnsi="Times New Roman" w:cs="Times New Roman"/>
          </w:rPr>
          <w:t xml:space="preserve">, such as the </w:t>
        </w:r>
      </w:ins>
      <w:ins w:id="290" w:author="Lydia O'Meara" w:date="2025-05-07T11:25:00Z">
        <w:r w:rsidR="00A37A78">
          <w:rPr>
            <w:rFonts w:ascii="Times New Roman" w:eastAsia="Times New Roman" w:hAnsi="Times New Roman" w:cs="Times New Roman"/>
          </w:rPr>
          <w:t xml:space="preserve">African </w:t>
        </w:r>
      </w:ins>
      <w:ins w:id="291" w:author="Robinson, James (robins64)" w:date="2025-04-14T11:14:00Z">
        <w:r w:rsidR="008A050F">
          <w:rPr>
            <w:rFonts w:ascii="Times New Roman" w:eastAsia="Times New Roman" w:hAnsi="Times New Roman" w:cs="Times New Roman"/>
          </w:rPr>
          <w:t>Great Lakes, in producing food</w:t>
        </w:r>
      </w:ins>
      <w:ins w:id="292" w:author="Robinson, James (robins64)" w:date="2025-05-20T09:15:00Z">
        <w:r w:rsidR="007A334B">
          <w:rPr>
            <w:rFonts w:ascii="Times New Roman" w:eastAsia="Times New Roman" w:hAnsi="Times New Roman" w:cs="Times New Roman"/>
          </w:rPr>
          <w:t xml:space="preserve"> </w:t>
        </w:r>
        <w:r w:rsidR="007A334B">
          <w:rPr>
            <w:rFonts w:ascii="Times New Roman" w:eastAsia="Times New Roman" w:hAnsi="Times New Roman" w:cs="Times New Roman"/>
          </w:rPr>
          <w:fldChar w:fldCharType="begin" w:fldLock="1"/>
        </w:r>
        <w:r w:rsidR="007A334B">
          <w:rPr>
            <w:rFonts w:ascii="Times New Roman" w:eastAsia="Times New Roman" w:hAnsi="Times New Roman" w:cs="Times New Roman"/>
          </w:rPr>
          <w:instrText>ADDIN paperpile_citation &lt;clusterId&gt;L592Z658O149S733&lt;/clusterId&gt;&lt;metadata&gt;&lt;citation&gt;&lt;id&gt;5A7AF518B6E811EF8EA63C050994A344&lt;/id&gt;&lt;/citation&gt;&lt;/metadata&gt;&lt;data&gt;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&lt;/data&gt; \* MERGEFORMAT</w:instrText>
        </w:r>
      </w:ins>
      <w:r w:rsidR="007A334B">
        <w:rPr>
          <w:rFonts w:ascii="Times New Roman" w:eastAsia="Times New Roman" w:hAnsi="Times New Roman" w:cs="Times New Roman"/>
        </w:rPr>
        <w:fldChar w:fldCharType="separate"/>
      </w:r>
      <w:ins w:id="293" w:author="Robinson, James (robins64)" w:date="2025-05-20T09:15:00Z">
        <w:r w:rsidR="007A334B">
          <w:rPr>
            <w:rFonts w:ascii="Times New Roman" w:eastAsia="Times New Roman" w:hAnsi="Times New Roman" w:cs="Times New Roman"/>
            <w:noProof/>
          </w:rPr>
          <w:t>(19)</w:t>
        </w:r>
        <w:r w:rsidR="007A334B">
          <w:rPr>
            <w:rFonts w:ascii="Times New Roman" w:eastAsia="Times New Roman" w:hAnsi="Times New Roman" w:cs="Times New Roman"/>
          </w:rPr>
          <w:fldChar w:fldCharType="end"/>
        </w:r>
      </w:ins>
      <w:ins w:id="294" w:author="Lydia O'Meara" w:date="2025-05-07T11:25:00Z">
        <w:del w:id="295" w:author="Robinson, James (robins64)" w:date="2025-05-20T09:15:00Z">
          <w:r w:rsidR="00CC2A9B" w:rsidDel="007A334B">
            <w:rPr>
              <w:rFonts w:ascii="Times New Roman" w:eastAsia="Times New Roman" w:hAnsi="Times New Roman" w:cs="Times New Roman"/>
            </w:rPr>
            <w:delText xml:space="preserve"> (de Bruyn et al 2021)</w:delText>
          </w:r>
        </w:del>
      </w:ins>
      <w:r>
        <w:rPr>
          <w:rFonts w:ascii="Times New Roman" w:eastAsia="Times New Roman" w:hAnsi="Times New Roman" w:cs="Times New Roman"/>
        </w:rPr>
        <w:t xml:space="preserve">. Household wealth also had a strong positive effect on fish consumption, with the wealthiest households over </w:t>
      </w:r>
      <w:del w:id="296" w:author="Robinson, James (robins64)" w:date="2025-04-25T15:06:00Z">
        <w:r w:rsidDel="002F418A">
          <w:rPr>
            <w:rFonts w:ascii="Times New Roman" w:eastAsia="Times New Roman" w:hAnsi="Times New Roman" w:cs="Times New Roman"/>
          </w:rPr>
          <w:delText xml:space="preserve">three </w:delText>
        </w:r>
      </w:del>
      <w:ins w:id="297" w:author="Robinson, James (robins64)" w:date="2025-04-25T15:06:00Z">
        <w:r w:rsidR="002F418A">
          <w:rPr>
            <w:rFonts w:ascii="Times New Roman" w:eastAsia="Times New Roman" w:hAnsi="Times New Roman" w:cs="Times New Roman"/>
          </w:rPr>
          <w:t xml:space="preserve">four </w:t>
        </w:r>
      </w:ins>
      <w:r>
        <w:rPr>
          <w:rFonts w:ascii="Times New Roman" w:eastAsia="Times New Roman" w:hAnsi="Times New Roman" w:cs="Times New Roman"/>
        </w:rPr>
        <w:t xml:space="preserve">times more likely to consume fresh fish than the poorest households (wealthiest = </w:t>
      </w:r>
      <w:ins w:id="298" w:author="Robinson, James (robins64)" w:date="2025-04-25T15:05:00Z">
        <w:r w:rsidR="002F418A">
          <w:rPr>
            <w:rFonts w:ascii="Times New Roman" w:eastAsia="Times New Roman" w:hAnsi="Times New Roman" w:cs="Times New Roman"/>
          </w:rPr>
          <w:t>85</w:t>
        </w:r>
      </w:ins>
      <w:del w:id="299" w:author="Robinson, James (robins64)" w:date="2025-04-25T15: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300" w:author="Robinson, James (robins64)" w:date="2025-04-25T15:05:00Z">
        <w:r w:rsidR="002F418A">
          <w:rPr>
            <w:rFonts w:ascii="Times New Roman" w:eastAsia="Times New Roman" w:hAnsi="Times New Roman" w:cs="Times New Roman"/>
          </w:rPr>
          <w:t>6</w:t>
        </w:r>
      </w:ins>
      <w:ins w:id="301" w:author="Robinson, James (robins64)" w:date="2025-04-25T15:06:00Z">
        <w:r w:rsidR="002F418A">
          <w:rPr>
            <w:rFonts w:ascii="Times New Roman" w:eastAsia="Times New Roman" w:hAnsi="Times New Roman" w:cs="Times New Roman"/>
          </w:rPr>
          <w:t>3</w:t>
        </w:r>
      </w:ins>
      <w:del w:id="302" w:author="Robinson, James (robins64)" w:date="2025-04-25T15: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303" w:author="Robinson, James (robins64)" w:date="2025-04-25T15:05:00Z">
        <w:r w:rsidR="002F418A">
          <w:rPr>
            <w:rFonts w:ascii="Times New Roman" w:eastAsia="Times New Roman" w:hAnsi="Times New Roman" w:cs="Times New Roman"/>
          </w:rPr>
          <w:t>19</w:t>
        </w:r>
      </w:ins>
      <w:del w:id="304" w:author="Robinson, James (robins64)" w:date="2025-04-25T15: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305" w:author="Robinson, James (robins64)" w:date="2025-04-25T15:05:00Z">
        <w:r w:rsidDel="002F418A">
          <w:rPr>
            <w:rFonts w:ascii="Times New Roman" w:eastAsia="Times New Roman" w:hAnsi="Times New Roman" w:cs="Times New Roman"/>
          </w:rPr>
          <w:delText>10</w:delText>
        </w:r>
      </w:del>
      <w:ins w:id="306" w:author="Robinson, James (robins64)" w:date="2025-04-25T15:05:00Z">
        <w:r w:rsidR="002F418A">
          <w:rPr>
            <w:rFonts w:ascii="Times New Roman" w:eastAsia="Times New Roman" w:hAnsi="Times New Roman" w:cs="Times New Roman"/>
          </w:rPr>
          <w:t>4</w:t>
        </w:r>
      </w:ins>
      <w:r>
        <w:rPr>
          <w:rFonts w:ascii="Times New Roman" w:eastAsia="Times New Roman" w:hAnsi="Times New Roman" w:cs="Times New Roman"/>
        </w:rPr>
        <w:t>-</w:t>
      </w:r>
      <w:del w:id="307" w:author="Robinson, James (robins64)" w:date="2025-04-25T15: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308" w:author="Robinson, James (robins64)" w:date="2025-04-25T15: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Poorer households were </w:t>
      </w:r>
      <w:del w:id="309" w:author="Robinson, James (robins64)" w:date="2025-04-25T15:02:00Z">
        <w:r w:rsidDel="00146E3F">
          <w:rPr>
            <w:rFonts w:ascii="Times New Roman" w:eastAsia="Times New Roman" w:hAnsi="Times New Roman" w:cs="Times New Roman"/>
          </w:rPr>
          <w:delText xml:space="preserve">slightly </w:delText>
        </w:r>
      </w:del>
      <w:del w:id="310" w:author="Robinson, James (robins64)" w:date="2025-04-25T15:04:00Z">
        <w:r w:rsidDel="002F418A">
          <w:rPr>
            <w:rFonts w:ascii="Times New Roman" w:eastAsia="Times New Roman" w:hAnsi="Times New Roman" w:cs="Times New Roman"/>
          </w:rPr>
          <w:delText>more</w:delText>
        </w:r>
      </w:del>
      <w:ins w:id="311" w:author="Robinson, James (robins64)" w:date="2025-04-25T15: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312" w:author="Robinson, James (robins64)" w:date="2025-04-25T15:03:00Z">
        <w:r w:rsidR="002F418A">
          <w:rPr>
            <w:rFonts w:ascii="Times New Roman" w:eastAsia="Times New Roman" w:hAnsi="Times New Roman" w:cs="Times New Roman"/>
          </w:rPr>
          <w:t>36</w:t>
        </w:r>
      </w:ins>
      <w:del w:id="313" w:author="Robinson, James (robins64)" w:date="2025-04-25T15: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314" w:author="Robinson, James (robins64)" w:date="2025-04-25T15:03:00Z">
        <w:r w:rsidR="002F418A">
          <w:rPr>
            <w:rFonts w:ascii="Times New Roman" w:eastAsia="Times New Roman" w:hAnsi="Times New Roman" w:cs="Times New Roman"/>
          </w:rPr>
          <w:t>19</w:t>
        </w:r>
      </w:ins>
      <w:del w:id="315" w:author="Robinson, James (robins64)" w:date="2025-04-25T15: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316" w:author="Robinson, James (robins64)" w:date="2025-04-25T15:04:00Z">
        <w:r w:rsidDel="002F418A">
          <w:rPr>
            <w:rFonts w:ascii="Times New Roman" w:eastAsia="Times New Roman" w:hAnsi="Times New Roman" w:cs="Times New Roman"/>
          </w:rPr>
          <w:delText>66</w:delText>
        </w:r>
      </w:del>
      <w:ins w:id="317" w:author="Robinson, James (robins64)" w:date="2025-04-25T15: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318" w:author="Robinson, James (robins64)" w:date="2025-04-25T15:04:00Z">
        <w:r w:rsidDel="002F418A">
          <w:rPr>
            <w:rFonts w:ascii="Times New Roman" w:eastAsia="Times New Roman" w:hAnsi="Times New Roman" w:cs="Times New Roman"/>
          </w:rPr>
          <w:delText>40</w:delText>
        </w:r>
      </w:del>
      <w:ins w:id="319" w:author="Robinson, James (robins64)" w:date="2025-04-25T15:04:00Z">
        <w:r w:rsidR="002F418A">
          <w:rPr>
            <w:rFonts w:ascii="Times New Roman" w:eastAsia="Times New Roman" w:hAnsi="Times New Roman" w:cs="Times New Roman"/>
          </w:rPr>
          <w:t>73</w:t>
        </w:r>
      </w:ins>
      <w:r>
        <w:rPr>
          <w:rFonts w:ascii="Times New Roman" w:eastAsia="Times New Roman" w:hAnsi="Times New Roman" w:cs="Times New Roman"/>
        </w:rPr>
        <w:t xml:space="preserve">% </w:t>
      </w:r>
      <w:r>
        <w:rPr>
          <w:rFonts w:ascii="Times New Roman" w:eastAsia="Times New Roman" w:hAnsi="Times New Roman" w:cs="Times New Roman"/>
        </w:rPr>
        <w:lastRenderedPageBreak/>
        <w:t>[</w:t>
      </w:r>
      <w:del w:id="320" w:author="Robinson, James (robins64)" w:date="2025-04-25T15:04:00Z">
        <w:r w:rsidDel="002F418A">
          <w:rPr>
            <w:rFonts w:ascii="Times New Roman" w:eastAsia="Times New Roman" w:hAnsi="Times New Roman" w:cs="Times New Roman"/>
          </w:rPr>
          <w:delText>21</w:delText>
        </w:r>
      </w:del>
      <w:ins w:id="321" w:author="Robinson, James (robins64)" w:date="2025-04-25T15:04:00Z">
        <w:r w:rsidR="002F418A">
          <w:rPr>
            <w:rFonts w:ascii="Times New Roman" w:eastAsia="Times New Roman" w:hAnsi="Times New Roman" w:cs="Times New Roman"/>
          </w:rPr>
          <w:t>57</w:t>
        </w:r>
      </w:ins>
      <w:r>
        <w:rPr>
          <w:rFonts w:ascii="Times New Roman" w:eastAsia="Times New Roman" w:hAnsi="Times New Roman" w:cs="Times New Roman"/>
        </w:rPr>
        <w:t>-</w:t>
      </w:r>
      <w:del w:id="322" w:author="Robinson, James (robins64)" w:date="2025-04-25T15:04:00Z">
        <w:r w:rsidDel="002F418A">
          <w:rPr>
            <w:rFonts w:ascii="Times New Roman" w:eastAsia="Times New Roman" w:hAnsi="Times New Roman" w:cs="Times New Roman"/>
          </w:rPr>
          <w:delText>61</w:delText>
        </w:r>
      </w:del>
      <w:ins w:id="323" w:author="Robinson, James (robins64)" w:date="2025-04-25T15: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324" w:author="Robinson, James (robins64)" w:date="2025-04-25T15: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325" w:author="Robinson, James (robins64)" w:date="2025-04-25T15:21:00Z">
        <w:r w:rsidR="00845F7F">
          <w:rPr>
            <w:rFonts w:ascii="Times New Roman" w:eastAsia="Times New Roman" w:hAnsi="Times New Roman" w:cs="Times New Roman"/>
          </w:rPr>
          <w:t>W</w:t>
        </w:r>
      </w:ins>
      <w:ins w:id="326" w:author="Robinson, James (robins64)" w:date="2025-04-25T15:20:00Z">
        <w:r w:rsidR="00845F7F">
          <w:rPr>
            <w:rFonts w:ascii="Times New Roman" w:eastAsia="Times New Roman" w:hAnsi="Times New Roman" w:cs="Times New Roman"/>
          </w:rPr>
          <w:t xml:space="preserve">hile we did not directly model </w:t>
        </w:r>
        <w:del w:id="327" w:author="Lydia O'Meara" w:date="2025-05-07T11:27:00Z">
          <w:r w:rsidR="00845F7F" w:rsidDel="00A37A78">
            <w:rPr>
              <w:rFonts w:ascii="Times New Roman" w:eastAsia="Times New Roman" w:hAnsi="Times New Roman" w:cs="Times New Roman"/>
            </w:rPr>
            <w:delText>economic or price effects</w:delText>
          </w:r>
        </w:del>
      </w:ins>
      <w:ins w:id="328" w:author="Lydia O'Meara" w:date="2025-05-07T11:27:00Z">
        <w:r w:rsidR="00A37A78">
          <w:rPr>
            <w:rFonts w:ascii="Times New Roman" w:eastAsia="Times New Roman" w:hAnsi="Times New Roman" w:cs="Times New Roman"/>
          </w:rPr>
          <w:t>the influence of food prices</w:t>
        </w:r>
      </w:ins>
      <w:ins w:id="329" w:author="Robinson, James (robins64)" w:date="2025-04-25T15:20:00Z">
        <w:r w:rsidR="00845F7F">
          <w:rPr>
            <w:rFonts w:ascii="Times New Roman" w:eastAsia="Times New Roman" w:hAnsi="Times New Roman" w:cs="Times New Roman"/>
          </w:rPr>
          <w:t xml:space="preserve"> on fish consumption, tropical </w:t>
        </w:r>
      </w:ins>
      <w:ins w:id="330" w:author="Robinson, James (robins64)" w:date="2025-04-25T15:19:00Z">
        <w:r w:rsidR="00845F7F">
          <w:rPr>
            <w:rFonts w:ascii="Times New Roman" w:eastAsia="Times New Roman" w:hAnsi="Times New Roman" w:cs="Times New Roman"/>
          </w:rPr>
          <w:t>aquatic foods can be more affordable than other animal-source foods</w:t>
        </w:r>
      </w:ins>
      <w:ins w:id="331" w:author="Lydia O'Meara" w:date="2025-05-07T11:27:00Z">
        <w:r w:rsidR="00A37A78">
          <w:rPr>
            <w:rFonts w:ascii="Times New Roman" w:eastAsia="Times New Roman" w:hAnsi="Times New Roman" w:cs="Times New Roman"/>
          </w:rPr>
          <w:t xml:space="preserve">, especially in </w:t>
        </w:r>
        <w:del w:id="332" w:author="Robinson, James (robins64)" w:date="2025-06-27T09:45:00Z">
          <w:r w:rsidR="00A37A78" w:rsidDel="00195DED">
            <w:rPr>
              <w:rFonts w:ascii="Times New Roman" w:eastAsia="Times New Roman" w:hAnsi="Times New Roman" w:cs="Times New Roman"/>
            </w:rPr>
            <w:delText>sub-Saharan</w:delText>
          </w:r>
        </w:del>
      </w:ins>
      <w:ins w:id="333" w:author="Robinson, James (robins64)" w:date="2025-06-27T09:45:00Z">
        <w:r w:rsidR="00195DED">
          <w:rPr>
            <w:rFonts w:ascii="Times New Roman" w:eastAsia="Times New Roman" w:hAnsi="Times New Roman" w:cs="Times New Roman"/>
          </w:rPr>
          <w:t>East and West</w:t>
        </w:r>
      </w:ins>
      <w:ins w:id="334" w:author="Lydia O'Meara" w:date="2025-05-07T11:27:00Z">
        <w:r w:rsidR="00A37A78">
          <w:rPr>
            <w:rFonts w:ascii="Times New Roman" w:eastAsia="Times New Roman" w:hAnsi="Times New Roman" w:cs="Times New Roman"/>
          </w:rPr>
          <w:t xml:space="preserve"> Africa</w:t>
        </w:r>
      </w:ins>
      <w:ins w:id="335" w:author="Robinson, James (robins64)" w:date="2025-05-20T10:11:00Z">
        <w:r w:rsidR="001C2B35">
          <w:rPr>
            <w:rFonts w:ascii="Times New Roman" w:eastAsia="Times New Roman" w:hAnsi="Times New Roman" w:cs="Times New Roman"/>
          </w:rPr>
          <w:t xml:space="preserve"> and South East Asia</w:t>
        </w:r>
      </w:ins>
      <w:ins w:id="336" w:author="Robinson, James (robins64)" w:date="2025-05-20T10:10: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E912R388N649L463&lt;/clusterId&gt;&lt;metadata&gt;&lt;citation&gt;&lt;id&gt;854a7541-a477-4825-b863-19b7928eac5d&lt;/id&gt;&lt;/citation&gt;&lt;/metadata&gt;&lt;data&gt;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&lt;/data&gt; \* MERGEFORMAT</w:instrText>
        </w:r>
      </w:ins>
      <w:r w:rsidR="001C2B35">
        <w:rPr>
          <w:rFonts w:ascii="Times New Roman" w:eastAsia="Times New Roman" w:hAnsi="Times New Roman" w:cs="Times New Roman"/>
        </w:rPr>
        <w:fldChar w:fldCharType="separate"/>
      </w:r>
      <w:ins w:id="337" w:author="Robinson, James (robins64)" w:date="2025-05-20T10:10:00Z">
        <w:r w:rsidR="001C2B35">
          <w:rPr>
            <w:rFonts w:ascii="Times New Roman" w:eastAsia="Times New Roman" w:hAnsi="Times New Roman" w:cs="Times New Roman"/>
            <w:noProof/>
          </w:rPr>
          <w:t>(59)</w:t>
        </w:r>
        <w:r w:rsidR="001C2B35">
          <w:rPr>
            <w:rFonts w:ascii="Times New Roman" w:eastAsia="Times New Roman" w:hAnsi="Times New Roman" w:cs="Times New Roman"/>
          </w:rPr>
          <w:fldChar w:fldCharType="end"/>
        </w:r>
      </w:ins>
      <w:ins w:id="338" w:author="Robinson, James (robins64)" w:date="2025-06-27T14:38:00Z">
        <w:r w:rsidR="00C35651">
          <w:rPr>
            <w:rFonts w:ascii="Times New Roman" w:eastAsia="Times New Roman" w:hAnsi="Times New Roman" w:cs="Times New Roman"/>
          </w:rPr>
          <w:t>, and</w:t>
        </w:r>
      </w:ins>
      <w:ins w:id="339" w:author="Robinson, James (robins64)" w:date="2025-06-27T10:18:00Z">
        <w:r w:rsidR="00B8334B">
          <w:rPr>
            <w:rFonts w:ascii="Times New Roman" w:eastAsia="Times New Roman" w:hAnsi="Times New Roman" w:cs="Times New Roman"/>
          </w:rPr>
          <w:t xml:space="preserve"> </w:t>
        </w:r>
      </w:ins>
      <w:ins w:id="340" w:author="Lydia O'Meara" w:date="2025-05-07T11:27:00Z">
        <w:del w:id="341" w:author="Robinson, James (robins64)" w:date="2025-06-27T10:18:00Z">
          <w:r w:rsidR="00A37A78" w:rsidDel="00B8334B">
            <w:rPr>
              <w:rFonts w:ascii="Times New Roman" w:eastAsia="Times New Roman" w:hAnsi="Times New Roman" w:cs="Times New Roman"/>
            </w:rPr>
            <w:delText>,</w:delText>
          </w:r>
        </w:del>
      </w:ins>
      <w:ins w:id="342" w:author="Robinson, James (robins64)" w:date="2025-06-27T14:38:00Z">
        <w:r w:rsidR="00C35651">
          <w:rPr>
            <w:rFonts w:ascii="Times New Roman" w:eastAsia="Times New Roman" w:hAnsi="Times New Roman" w:cs="Times New Roman"/>
          </w:rPr>
          <w:t>s</w:t>
        </w:r>
      </w:ins>
      <w:ins w:id="343" w:author="Robinson, James (robins64)" w:date="2025-04-25T15:19:00Z">
        <w:r w:rsidR="00845F7F">
          <w:rPr>
            <w:rFonts w:ascii="Times New Roman" w:eastAsia="Times New Roman" w:hAnsi="Times New Roman" w:cs="Times New Roman"/>
          </w:rPr>
          <w:t>pecies that are dried</w:t>
        </w:r>
      </w:ins>
      <w:ins w:id="344" w:author="Lydia O'Meara" w:date="2025-05-07T11:28:00Z">
        <w:r w:rsidR="00A37A78">
          <w:rPr>
            <w:rFonts w:ascii="Times New Roman" w:eastAsia="Times New Roman" w:hAnsi="Times New Roman" w:cs="Times New Roman"/>
          </w:rPr>
          <w:t>, particularly small pelagic</w:t>
        </w:r>
      </w:ins>
      <w:ins w:id="345" w:author="Robinson, James (robins64)" w:date="2025-05-20T10:11:00Z">
        <w:r w:rsidR="001C2B35">
          <w:rPr>
            <w:rFonts w:ascii="Times New Roman" w:eastAsia="Times New Roman" w:hAnsi="Times New Roman" w:cs="Times New Roman"/>
          </w:rPr>
          <w:t xml:space="preserve"> fishes</w:t>
        </w:r>
      </w:ins>
      <w:ins w:id="346" w:author="Lydia O'Meara" w:date="2025-05-07T11:28:00Z">
        <w:del w:id="347" w:author="Robinson, James (robins64)" w:date="2025-05-20T10:11:00Z">
          <w:r w:rsidR="00A37A78" w:rsidDel="001C2B35">
            <w:rPr>
              <w:rFonts w:ascii="Times New Roman" w:eastAsia="Times New Roman" w:hAnsi="Times New Roman" w:cs="Times New Roman"/>
            </w:rPr>
            <w:delText>s</w:delText>
          </w:r>
        </w:del>
        <w:r w:rsidR="00A37A78">
          <w:rPr>
            <w:rFonts w:ascii="Times New Roman" w:eastAsia="Times New Roman" w:hAnsi="Times New Roman" w:cs="Times New Roman"/>
          </w:rPr>
          <w:t>,</w:t>
        </w:r>
      </w:ins>
      <w:ins w:id="348" w:author="Robinson, James (robins64)" w:date="2025-04-25T15:19:00Z">
        <w:r w:rsidR="00845F7F">
          <w:rPr>
            <w:rFonts w:ascii="Times New Roman" w:eastAsia="Times New Roman" w:hAnsi="Times New Roman" w:cs="Times New Roman"/>
          </w:rPr>
          <w:t xml:space="preserve"> are typically more affordable than fresh </w:t>
        </w:r>
      </w:ins>
      <w:ins w:id="349" w:author="Robinson, James (robins64)" w:date="2025-04-25T15:20:00Z">
        <w:r w:rsidR="00845F7F">
          <w:rPr>
            <w:rFonts w:ascii="Times New Roman" w:eastAsia="Times New Roman" w:hAnsi="Times New Roman" w:cs="Times New Roman"/>
          </w:rPr>
          <w:t>fishes</w:t>
        </w:r>
      </w:ins>
      <w:ins w:id="350" w:author="Robinson, James (robins64)" w:date="2025-05-20T10:09: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Y441M797I288G882&lt;/clusterId&gt;&lt;metadata&gt;&lt;citation&gt;&lt;id&gt;e557b2c7-e286-4e3d-ac27-8c32f429d64e&lt;/id&gt;&lt;/citation&gt;&lt;/metadata&gt;&lt;data&gt;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&lt;/data&gt; \* MERGEFORMAT</w:instrText>
        </w:r>
      </w:ins>
      <w:r w:rsidR="001C2B35">
        <w:rPr>
          <w:rFonts w:ascii="Times New Roman" w:eastAsia="Times New Roman" w:hAnsi="Times New Roman" w:cs="Times New Roman"/>
        </w:rPr>
        <w:fldChar w:fldCharType="separate"/>
      </w:r>
      <w:ins w:id="351" w:author="Robinson, James (robins64)" w:date="2025-05-20T10:10:00Z">
        <w:r w:rsidR="001C2B35">
          <w:rPr>
            <w:rFonts w:ascii="Times New Roman" w:eastAsia="Times New Roman" w:hAnsi="Times New Roman" w:cs="Times New Roman"/>
            <w:noProof/>
          </w:rPr>
          <w:t>(60)</w:t>
        </w:r>
      </w:ins>
      <w:ins w:id="352" w:author="Robinson, James (robins64)" w:date="2025-05-20T10:09:00Z">
        <w:r w:rsidR="001C2B35">
          <w:rPr>
            <w:rFonts w:ascii="Times New Roman" w:eastAsia="Times New Roman" w:hAnsi="Times New Roman" w:cs="Times New Roman"/>
          </w:rPr>
          <w:fldChar w:fldCharType="end"/>
        </w:r>
      </w:ins>
      <w:ins w:id="353" w:author="Robinson, James (robins64)" w:date="2025-06-27T14:38:00Z">
        <w:r w:rsidR="00C35651">
          <w:rPr>
            <w:rFonts w:ascii="Times New Roman" w:eastAsia="Times New Roman" w:hAnsi="Times New Roman" w:cs="Times New Roman"/>
          </w:rPr>
          <w:t>.</w:t>
        </w:r>
      </w:ins>
      <w:ins w:id="354" w:author="Robinson, James (robins64)" w:date="2025-06-27T14:37:00Z">
        <w:r w:rsidR="00C35651">
          <w:rPr>
            <w:rFonts w:ascii="Times New Roman" w:eastAsia="Times New Roman" w:hAnsi="Times New Roman" w:cs="Times New Roman"/>
          </w:rPr>
          <w:t xml:space="preserve"> </w:t>
        </w:r>
      </w:ins>
      <w:ins w:id="355" w:author="Robinson, James (robins64)" w:date="2025-04-25T15:21:00Z">
        <w:r w:rsidR="00845F7F">
          <w:rPr>
            <w:rFonts w:ascii="Times New Roman" w:eastAsia="Times New Roman" w:hAnsi="Times New Roman" w:cs="Times New Roman"/>
          </w:rPr>
          <w:t>Lower prices likely explain</w:t>
        </w:r>
      </w:ins>
      <w:ins w:id="356" w:author="Robinson, James (robins64)" w:date="2025-04-25T15:19:00Z">
        <w:r w:rsidR="00845F7F">
          <w:rPr>
            <w:rFonts w:ascii="Times New Roman" w:eastAsia="Times New Roman" w:hAnsi="Times New Roman" w:cs="Times New Roman"/>
          </w:rPr>
          <w:t xml:space="preserve"> </w:t>
        </w:r>
      </w:ins>
      <w:ins w:id="357" w:author="Robinson, James (robins64)" w:date="2025-04-25T15:21:00Z">
        <w:r w:rsidR="00845F7F">
          <w:rPr>
            <w:rFonts w:ascii="Times New Roman" w:eastAsia="Times New Roman" w:hAnsi="Times New Roman" w:cs="Times New Roman"/>
          </w:rPr>
          <w:t xml:space="preserve">why </w:t>
        </w:r>
      </w:ins>
      <w:ins w:id="358" w:author="Robinson, James (robins64)" w:date="2025-04-25T15:19:00Z">
        <w:r w:rsidR="00845F7F">
          <w:rPr>
            <w:rFonts w:ascii="Times New Roman" w:eastAsia="Times New Roman" w:hAnsi="Times New Roman" w:cs="Times New Roman"/>
          </w:rPr>
          <w:t xml:space="preserve">poorer households </w:t>
        </w:r>
      </w:ins>
      <w:ins w:id="359" w:author="Robinson, James (robins64)" w:date="2025-04-25T15:33:00Z">
        <w:r w:rsidR="00EC64E3">
          <w:rPr>
            <w:rFonts w:ascii="Times New Roman" w:eastAsia="Times New Roman" w:hAnsi="Times New Roman" w:cs="Times New Roman"/>
          </w:rPr>
          <w:t>consumed more</w:t>
        </w:r>
      </w:ins>
      <w:ins w:id="360" w:author="Robinson, James (robins64)" w:date="2025-04-25T15:31:00Z">
        <w:r w:rsidR="009F75CE">
          <w:rPr>
            <w:rFonts w:ascii="Times New Roman" w:eastAsia="Times New Roman" w:hAnsi="Times New Roman" w:cs="Times New Roman"/>
          </w:rPr>
          <w:t xml:space="preserve"> </w:t>
        </w:r>
      </w:ins>
      <w:ins w:id="361" w:author="Robinson, James (robins64)" w:date="2025-04-25T15:19:00Z">
        <w:r w:rsidR="00845F7F">
          <w:rPr>
            <w:rFonts w:ascii="Times New Roman" w:eastAsia="Times New Roman" w:hAnsi="Times New Roman" w:cs="Times New Roman"/>
          </w:rPr>
          <w:t xml:space="preserve">dried </w:t>
        </w:r>
      </w:ins>
      <w:ins w:id="362" w:author="Robinson, James (robins64)" w:date="2025-04-25T15:33:00Z">
        <w:r w:rsidR="00EC64E3">
          <w:rPr>
            <w:rFonts w:ascii="Times New Roman" w:eastAsia="Times New Roman" w:hAnsi="Times New Roman" w:cs="Times New Roman"/>
          </w:rPr>
          <w:t xml:space="preserve">than fresh </w:t>
        </w:r>
      </w:ins>
      <w:ins w:id="363" w:author="Robinson, James (robins64)" w:date="2025-04-25T15:19:00Z">
        <w:r w:rsidR="00845F7F">
          <w:rPr>
            <w:rFonts w:ascii="Times New Roman" w:eastAsia="Times New Roman" w:hAnsi="Times New Roman" w:cs="Times New Roman"/>
          </w:rPr>
          <w:t>fish</w:t>
        </w:r>
      </w:ins>
      <w:ins w:id="364" w:author="Robinson, James (robins64)" w:date="2025-04-25T15:31:00Z">
        <w:r w:rsidR="009F75CE">
          <w:rPr>
            <w:rFonts w:ascii="Times New Roman" w:eastAsia="Times New Roman" w:hAnsi="Times New Roman" w:cs="Times New Roman"/>
          </w:rPr>
          <w:t>, whereas wealthier households</w:t>
        </w:r>
      </w:ins>
      <w:ins w:id="365" w:author="Robinson, James (robins64)" w:date="2025-04-25T15:33:00Z">
        <w:r w:rsidR="009F75CE">
          <w:rPr>
            <w:rFonts w:ascii="Times New Roman" w:eastAsia="Times New Roman" w:hAnsi="Times New Roman" w:cs="Times New Roman"/>
          </w:rPr>
          <w:t xml:space="preserve"> consumed more of both products (Fig. S8)</w:t>
        </w:r>
      </w:ins>
      <w:ins w:id="366" w:author="Robinson, James (robins64)" w:date="2025-04-25T15:19:00Z">
        <w:r w:rsidR="00845F7F">
          <w:rPr>
            <w:rFonts w:ascii="Times New Roman" w:eastAsia="Times New Roman" w:hAnsi="Times New Roman" w:cs="Times New Roman"/>
          </w:rPr>
          <w:t>. Further research on market prices of dried fish could be used to inform economic models for dried and fresh fish products</w:t>
        </w:r>
      </w:ins>
      <w:ins w:id="367" w:author="Robinson, James (robins64)" w:date="2025-05-20T09:25:00Z">
        <w:r w:rsidR="001544C3">
          <w:rPr>
            <w:rFonts w:ascii="Times New Roman" w:eastAsia="Times New Roman" w:hAnsi="Times New Roman" w:cs="Times New Roman"/>
          </w:rPr>
          <w:t xml:space="preserve"> </w:t>
        </w:r>
        <w:r w:rsidR="001544C3">
          <w:rPr>
            <w:rFonts w:ascii="Times New Roman" w:eastAsia="Times New Roman" w:hAnsi="Times New Roman" w:cs="Times New Roman"/>
          </w:rPr>
          <w:fldChar w:fldCharType="begin" w:fldLock="1"/>
        </w:r>
        <w:r w:rsidR="001544C3">
          <w:rPr>
            <w:rFonts w:ascii="Times New Roman" w:eastAsia="Times New Roman" w:hAnsi="Times New Roman" w:cs="Times New Roman"/>
          </w:rPr>
          <w:instrText>ADDIN paperpile_citation &lt;clusterId&gt;S261G228C698Z322&lt;/clusterId&gt;&lt;metadata&gt;&lt;citation&gt;&lt;id&gt;f31543bb-b054-433d-847f-68ef95d3a663&lt;/id&gt;&lt;/citation&gt;&lt;/metadata&gt;&lt;data&gt;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&lt;/data&gt; \* MERGEFORMAT</w:instrText>
        </w:r>
      </w:ins>
      <w:r w:rsidR="001544C3">
        <w:rPr>
          <w:rFonts w:ascii="Times New Roman" w:eastAsia="Times New Roman" w:hAnsi="Times New Roman" w:cs="Times New Roman"/>
        </w:rPr>
        <w:fldChar w:fldCharType="separate"/>
      </w:r>
      <w:ins w:id="368" w:author="Robinson, James (robins64)" w:date="2025-05-20T10:10:00Z">
        <w:r w:rsidR="001C2B35">
          <w:rPr>
            <w:rFonts w:ascii="Times New Roman" w:eastAsia="Times New Roman" w:hAnsi="Times New Roman" w:cs="Times New Roman"/>
            <w:noProof/>
          </w:rPr>
          <w:t>(61)</w:t>
        </w:r>
      </w:ins>
      <w:ins w:id="369" w:author="Robinson, James (robins64)" w:date="2025-05-20T09:25:00Z">
        <w:r w:rsidR="001544C3">
          <w:rPr>
            <w:rFonts w:ascii="Times New Roman" w:eastAsia="Times New Roman" w:hAnsi="Times New Roman" w:cs="Times New Roman"/>
          </w:rPr>
          <w:fldChar w:fldCharType="end"/>
        </w:r>
      </w:ins>
      <w:ins w:id="370" w:author="Robinson, James (robins64)" w:date="2025-04-25T15:19:00Z">
        <w:r w:rsidR="00845F7F">
          <w:rPr>
            <w:rFonts w:ascii="Times New Roman" w:eastAsia="Times New Roman" w:hAnsi="Times New Roman" w:cs="Times New Roman"/>
          </w:rPr>
          <w:t xml:space="preserve">, </w:t>
        </w:r>
      </w:ins>
      <w:ins w:id="371" w:author="Robinson, James (robins64)" w:date="2025-04-25T15:34:00Z">
        <w:r w:rsidR="00EC64E3">
          <w:rPr>
            <w:rFonts w:ascii="Times New Roman" w:eastAsia="Times New Roman" w:hAnsi="Times New Roman" w:cs="Times New Roman"/>
          </w:rPr>
          <w:t xml:space="preserve">developing understanding </w:t>
        </w:r>
      </w:ins>
      <w:ins w:id="372" w:author="Robinson, James (robins64)" w:date="2025-04-25T15:19:00Z">
        <w:r w:rsidR="00845F7F">
          <w:rPr>
            <w:rFonts w:ascii="Times New Roman" w:eastAsia="Times New Roman" w:hAnsi="Times New Roman" w:cs="Times New Roman"/>
          </w:rPr>
          <w:t>on how fish price</w:t>
        </w:r>
      </w:ins>
      <w:ins w:id="373" w:author="Lydia O'Meara" w:date="2025-05-07T11:29:00Z">
        <w:r w:rsidR="00A37A78">
          <w:rPr>
            <w:rFonts w:ascii="Times New Roman" w:eastAsia="Times New Roman" w:hAnsi="Times New Roman" w:cs="Times New Roman"/>
          </w:rPr>
          <w:t>s</w:t>
        </w:r>
      </w:ins>
      <w:ins w:id="374" w:author="Robinson, James (robins64)" w:date="2025-04-25T15:19:00Z">
        <w:r w:rsidR="00845F7F">
          <w:rPr>
            <w:rFonts w:ascii="Times New Roman" w:eastAsia="Times New Roman" w:hAnsi="Times New Roman" w:cs="Times New Roman"/>
          </w:rPr>
          <w:t xml:space="preserve"> may respond to changes in demand, market composition, and catch supply.</w:t>
        </w:r>
      </w:ins>
    </w:p>
    <w:p w14:paraId="03E39A9C" w14:textId="77777777" w:rsidR="00845F7F" w:rsidRDefault="00845F7F">
      <w:pPr>
        <w:rPr>
          <w:ins w:id="375" w:author="Robinson, James (robins64)" w:date="2025-04-25T15:19:00Z"/>
          <w:rFonts w:ascii="Times New Roman" w:eastAsia="Times New Roman" w:hAnsi="Times New Roman" w:cs="Times New Roman"/>
        </w:rPr>
      </w:pPr>
    </w:p>
    <w:p w14:paraId="3D054FEB" w14:textId="63380DEC" w:rsidR="001D3834" w:rsidRDefault="00000000">
      <w:pPr>
        <w:rPr>
          <w:ins w:id="376" w:author="Robinson, James (robins64)" w:date="2025-04-25T13: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w:t>
      </w:r>
      <w:del w:id="377" w:author="Lydia O'Meara" w:date="2025-05-07T11:43:00Z">
        <w:r w:rsidDel="00134215">
          <w:rPr>
            <w:rFonts w:ascii="Times New Roman" w:eastAsia="Times New Roman" w:hAnsi="Times New Roman" w:cs="Times New Roman"/>
          </w:rPr>
          <w:delText xml:space="preserve">centres </w:delText>
        </w:r>
      </w:del>
      <w:ins w:id="378" w:author="Lydia O'Meara" w:date="2025-05-07T11:43:00Z">
        <w:del w:id="379" w:author="Robinson, James (robins64)" w:date="2025-05-20T08:49:00Z">
          <w:r w:rsidR="00134215" w:rsidDel="00677C21">
            <w:rPr>
              <w:rFonts w:ascii="Times New Roman" w:eastAsia="Times New Roman" w:hAnsi="Times New Roman" w:cs="Times New Roman"/>
            </w:rPr>
            <w:delText>markets</w:delText>
          </w:r>
        </w:del>
      </w:ins>
      <w:ins w:id="380" w:author="Robinson, James (robins64)" w:date="2025-05-20T08:49:00Z">
        <w:r w:rsidR="00677C21">
          <w:rPr>
            <w:rFonts w:ascii="Times New Roman" w:eastAsia="Times New Roman" w:hAnsi="Times New Roman" w:cs="Times New Roman"/>
          </w:rPr>
          <w:t>centres</w:t>
        </w:r>
      </w:ins>
      <w:ins w:id="381" w:author="Lydia O'Meara" w:date="2025-05-07T11:43:00Z">
        <w:r w:rsidR="00134215">
          <w:rPr>
            <w:rFonts w:ascii="Times New Roman" w:eastAsia="Times New Roman" w:hAnsi="Times New Roman" w:cs="Times New Roman"/>
          </w:rPr>
          <w:t xml:space="preserve"> </w:t>
        </w:r>
      </w:ins>
      <w:r>
        <w:rPr>
          <w:rFonts w:ascii="Times New Roman" w:eastAsia="Times New Roman" w:hAnsi="Times New Roman" w:cs="Times New Roman"/>
        </w:rPr>
        <w:t xml:space="preserve">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ins w:id="382" w:author="Robinson, James (robins64)" w:date="2025-05-20T10:10:00Z">
        <w:r w:rsidR="001C2B35">
          <w:rPr>
            <w:rFonts w:ascii="Times New Roman" w:eastAsia="Times New Roman" w:hAnsi="Times New Roman" w:cs="Times New Roman"/>
            <w:noProof/>
            <w:color w:val="000000"/>
          </w:rPr>
          <w:t>(62, 63)</w:t>
        </w:r>
      </w:ins>
      <w:del w:id="383" w:author="Robinson, James (robins64)" w:date="2025-05-20T10:06:00Z">
        <w:r w:rsidR="002B7F83" w:rsidDel="001C2B35">
          <w:rPr>
            <w:rFonts w:ascii="Times New Roman" w:eastAsia="Times New Roman" w:hAnsi="Times New Roman" w:cs="Times New Roman"/>
            <w:noProof/>
            <w:color w:val="000000"/>
          </w:rPr>
          <w:delText>(57, 58)</w:delText>
        </w:r>
      </w:del>
      <w:r>
        <w:fldChar w:fldCharType="end"/>
      </w:r>
      <w:r>
        <w:rPr>
          <w:rFonts w:ascii="Times New Roman" w:eastAsia="Times New Roman" w:hAnsi="Times New Roman" w:cs="Times New Roman"/>
        </w:rPr>
        <w:t xml:space="preserve">. Fresh fish thus persisted relatively further from </w:t>
      </w:r>
      <w:ins w:id="384" w:author="Robinson, James (robins64)" w:date="2025-05-20T08:49:00Z">
        <w:r w:rsidR="00677C21">
          <w:rPr>
            <w:rFonts w:ascii="Times New Roman" w:eastAsia="Times New Roman" w:hAnsi="Times New Roman" w:cs="Times New Roman"/>
          </w:rPr>
          <w:t xml:space="preserve">urban </w:t>
        </w:r>
      </w:ins>
      <w:del w:id="385" w:author="Robinson, James (robins64)" w:date="2025-05-20T08:49:00Z">
        <w:r w:rsidDel="00677C21">
          <w:rPr>
            <w:rFonts w:ascii="Times New Roman" w:eastAsia="Times New Roman" w:hAnsi="Times New Roman" w:cs="Times New Roman"/>
          </w:rPr>
          <w:delText xml:space="preserve">markets </w:delText>
        </w:r>
      </w:del>
      <w:ins w:id="386" w:author="Robinson, James (robins64)" w:date="2025-05-20T08:49:00Z">
        <w:r w:rsidR="00677C21">
          <w:rPr>
            <w:rFonts w:ascii="Times New Roman" w:eastAsia="Times New Roman" w:hAnsi="Times New Roman" w:cs="Times New Roman"/>
          </w:rPr>
          <w:t xml:space="preserve">centres </w:t>
        </w:r>
      </w:ins>
      <w:r>
        <w:rPr>
          <w:rFonts w:ascii="Times New Roman" w:eastAsia="Times New Roman" w:hAnsi="Times New Roman" w:cs="Times New Roman"/>
        </w:rPr>
        <w:t xml:space="preserve">(but at lower consumption than dried fish), possibly due to </w:t>
      </w:r>
      <w:ins w:id="387" w:author="Robinson, James (robins64)" w:date="2025-04-14T11:16:00Z">
        <w:r w:rsidR="008A050F">
          <w:rPr>
            <w:rFonts w:ascii="Times New Roman" w:eastAsia="Times New Roman" w:hAnsi="Times New Roman" w:cs="Times New Roman"/>
          </w:rPr>
          <w:t xml:space="preserve">rural </w:t>
        </w:r>
      </w:ins>
      <w:del w:id="388"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389" w:author="Robinson, James (robins64)" w:date="2025-04-14T11:11:00Z">
        <w:r w:rsidR="008A050F">
          <w:rPr>
            <w:rFonts w:ascii="Times New Roman" w:eastAsia="Times New Roman" w:hAnsi="Times New Roman" w:cs="Times New Roman"/>
          </w:rPr>
          <w:t xml:space="preserve">access to </w:t>
        </w:r>
      </w:ins>
      <w:ins w:id="390" w:author="Robinson, James (robins64)" w:date="2025-04-14T11:12:00Z">
        <w:r w:rsidR="008A050F">
          <w:rPr>
            <w:rFonts w:ascii="Times New Roman" w:eastAsia="Times New Roman" w:hAnsi="Times New Roman" w:cs="Times New Roman"/>
          </w:rPr>
          <w:t>rivers and smaller</w:t>
        </w:r>
      </w:ins>
      <w:ins w:id="391" w:author="Lydia O'Meara" w:date="2025-05-07T11:44:00Z">
        <w:r w:rsidR="00134215">
          <w:rPr>
            <w:rFonts w:ascii="Times New Roman" w:eastAsia="Times New Roman" w:hAnsi="Times New Roman" w:cs="Times New Roman"/>
          </w:rPr>
          <w:t xml:space="preserve"> temporal</w:t>
        </w:r>
      </w:ins>
      <w:ins w:id="392" w:author="Robinson, James (robins64)" w:date="2025-04-14T11:12:00Z">
        <w:r w:rsidR="008A050F">
          <w:rPr>
            <w:rFonts w:ascii="Times New Roman" w:eastAsia="Times New Roman" w:hAnsi="Times New Roman" w:cs="Times New Roman"/>
          </w:rPr>
          <w:t xml:space="preserve"> lakes</w:t>
        </w:r>
      </w:ins>
      <w:ins w:id="393" w:author="Lydia O'Meara" w:date="2025-05-07T11:44:00Z">
        <w:r w:rsidR="00134215">
          <w:rPr>
            <w:rFonts w:ascii="Times New Roman" w:eastAsia="Times New Roman" w:hAnsi="Times New Roman" w:cs="Times New Roman"/>
          </w:rPr>
          <w:t xml:space="preserve"> and wetlands</w:t>
        </w:r>
      </w:ins>
      <w:ins w:id="394" w:author="Robinson, James (robins64)" w:date="2025-04-14T11:12:00Z">
        <w:r w:rsidR="008A050F">
          <w:rPr>
            <w:rFonts w:ascii="Times New Roman" w:eastAsia="Times New Roman" w:hAnsi="Times New Roman" w:cs="Times New Roman"/>
          </w:rPr>
          <w:t xml:space="preserve"> that were not captured in our freshwater distance variable (Methods)</w:t>
        </w:r>
      </w:ins>
      <w:r>
        <w:rPr>
          <w:rFonts w:ascii="Times New Roman" w:eastAsia="Times New Roman" w:hAnsi="Times New Roman" w:cs="Times New Roman"/>
        </w:rPr>
        <w:t>. As LSMS surveys did not record fish species</w:t>
      </w:r>
      <w:ins w:id="395" w:author="Robinson, James (robins64)" w:date="2025-04-25T13: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396" w:author="Robinson, James (robins64)" w:date="2025-04-25T14:51:00Z">
        <w:r w:rsidR="005275F2">
          <w:rPr>
            <w:rFonts w:ascii="Times New Roman" w:eastAsia="Times New Roman" w:hAnsi="Times New Roman" w:cs="Times New Roman"/>
          </w:rPr>
          <w:t>F</w:t>
        </w:r>
      </w:ins>
      <w:ins w:id="397" w:author="Robinson, James (robins64)" w:date="2025-04-25T14:48:00Z">
        <w:r w:rsidR="005275F2">
          <w:rPr>
            <w:rFonts w:ascii="Times New Roman" w:eastAsia="Times New Roman" w:hAnsi="Times New Roman" w:cs="Times New Roman"/>
          </w:rPr>
          <w:t>ish consumption</w:t>
        </w:r>
      </w:ins>
      <w:ins w:id="398" w:author="Robinson, James (robins64)" w:date="2025-05-19T17:00:00Z">
        <w:r w:rsidR="00823B9B">
          <w:rPr>
            <w:rFonts w:ascii="Times New Roman" w:eastAsia="Times New Roman" w:hAnsi="Times New Roman" w:cs="Times New Roman"/>
          </w:rPr>
          <w:t xml:space="preserve"> </w:t>
        </w:r>
      </w:ins>
      <w:ins w:id="399" w:author="Robinson, James (robins64)" w:date="2025-04-25T14:48:00Z">
        <w:r w:rsidR="005275F2">
          <w:rPr>
            <w:rFonts w:ascii="Times New Roman" w:eastAsia="Times New Roman" w:hAnsi="Times New Roman" w:cs="Times New Roman"/>
          </w:rPr>
          <w:t xml:space="preserve">may therefore </w:t>
        </w:r>
      </w:ins>
      <w:ins w:id="400" w:author="Robinson, James (robins64)" w:date="2025-04-25T14:49:00Z">
        <w:r w:rsidR="005275F2">
          <w:rPr>
            <w:rFonts w:ascii="Times New Roman" w:eastAsia="Times New Roman" w:hAnsi="Times New Roman" w:cs="Times New Roman"/>
          </w:rPr>
          <w:t>correlate</w:t>
        </w:r>
      </w:ins>
      <w:ins w:id="401" w:author="Robinson, James (robins64)" w:date="2025-04-25T14:48:00Z">
        <w:r w:rsidR="005275F2">
          <w:rPr>
            <w:rFonts w:ascii="Times New Roman" w:eastAsia="Times New Roman" w:hAnsi="Times New Roman" w:cs="Times New Roman"/>
          </w:rPr>
          <w:t xml:space="preserve"> with fisheries production</w:t>
        </w:r>
      </w:ins>
      <w:ins w:id="402" w:author="Robinson, James (robins64)" w:date="2025-04-25T14:49:00Z">
        <w:r w:rsidR="005275F2">
          <w:rPr>
            <w:rFonts w:ascii="Times New Roman" w:eastAsia="Times New Roman" w:hAnsi="Times New Roman" w:cs="Times New Roman"/>
          </w:rPr>
          <w:t xml:space="preserve"> levels</w:t>
        </w:r>
      </w:ins>
      <w:ins w:id="403" w:author="Robinson, James (robins64)" w:date="2025-04-25T14:48:00Z">
        <w:r w:rsidR="005275F2">
          <w:rPr>
            <w:rFonts w:ascii="Times New Roman" w:eastAsia="Times New Roman" w:hAnsi="Times New Roman" w:cs="Times New Roman"/>
          </w:rPr>
          <w:t xml:space="preserve">, </w:t>
        </w:r>
      </w:ins>
      <w:ins w:id="404" w:author="Robinson, James (robins64)" w:date="2025-04-25T14:50:00Z">
        <w:r w:rsidR="005275F2">
          <w:rPr>
            <w:rFonts w:ascii="Times New Roman" w:eastAsia="Times New Roman" w:hAnsi="Times New Roman" w:cs="Times New Roman"/>
          </w:rPr>
          <w:t xml:space="preserve">suggesting that LSMS data could be used to explore </w:t>
        </w:r>
        <w:del w:id="405" w:author="Lydia O'Meara" w:date="2025-05-07T11:45:00Z">
          <w:r w:rsidR="005275F2" w:rsidDel="00134215">
            <w:rPr>
              <w:rFonts w:ascii="Times New Roman" w:eastAsia="Times New Roman" w:hAnsi="Times New Roman" w:cs="Times New Roman"/>
            </w:rPr>
            <w:delText>effects</w:delText>
          </w:r>
        </w:del>
      </w:ins>
      <w:ins w:id="406" w:author="Lydia O'Meara" w:date="2025-05-07T11:45:00Z">
        <w:r w:rsidR="00134215">
          <w:rPr>
            <w:rFonts w:ascii="Times New Roman" w:eastAsia="Times New Roman" w:hAnsi="Times New Roman" w:cs="Times New Roman"/>
          </w:rPr>
          <w:t>influence</w:t>
        </w:r>
      </w:ins>
      <w:ins w:id="407" w:author="Robinson, James (robins64)" w:date="2025-04-25T14:50:00Z">
        <w:r w:rsidR="005275F2">
          <w:rPr>
            <w:rFonts w:ascii="Times New Roman" w:eastAsia="Times New Roman" w:hAnsi="Times New Roman" w:cs="Times New Roman"/>
          </w:rPr>
          <w:t xml:space="preserve"> of </w:t>
        </w:r>
      </w:ins>
      <w:ins w:id="408" w:author="Robinson, James (robins64)" w:date="2025-04-25T14:48:00Z">
        <w:r w:rsidR="005275F2">
          <w:rPr>
            <w:rFonts w:ascii="Times New Roman" w:eastAsia="Times New Roman" w:hAnsi="Times New Roman" w:cs="Times New Roman"/>
          </w:rPr>
          <w:t>seasonality,</w:t>
        </w:r>
      </w:ins>
      <w:ins w:id="409" w:author="Robinson, James (robins64)" w:date="2025-04-25T14:50:00Z">
        <w:r w:rsidR="005275F2">
          <w:rPr>
            <w:rFonts w:ascii="Times New Roman" w:eastAsia="Times New Roman" w:hAnsi="Times New Roman" w:cs="Times New Roman"/>
          </w:rPr>
          <w:t xml:space="preserve"> fishery status,</w:t>
        </w:r>
      </w:ins>
      <w:ins w:id="410" w:author="Robinson, James (robins64)" w:date="2025-04-25T14:48:00Z">
        <w:r w:rsidR="005275F2">
          <w:rPr>
            <w:rFonts w:ascii="Times New Roman" w:eastAsia="Times New Roman" w:hAnsi="Times New Roman" w:cs="Times New Roman"/>
          </w:rPr>
          <w:t xml:space="preserve"> and fishing effort</w:t>
        </w:r>
      </w:ins>
      <w:ins w:id="411" w:author="Robinson, James (robins64)" w:date="2025-04-25T14:50:00Z">
        <w:r w:rsidR="005275F2">
          <w:rPr>
            <w:rFonts w:ascii="Times New Roman" w:eastAsia="Times New Roman" w:hAnsi="Times New Roman" w:cs="Times New Roman"/>
          </w:rPr>
          <w:t xml:space="preserve"> on diets</w:t>
        </w:r>
      </w:ins>
      <w:ins w:id="412" w:author="Robinson, James (robins64)" w:date="2025-04-25T14:48:00Z">
        <w:r w:rsidR="005275F2">
          <w:rPr>
            <w:rFonts w:ascii="Times New Roman" w:eastAsia="Times New Roman" w:hAnsi="Times New Roman" w:cs="Times New Roman"/>
          </w:rPr>
          <w:t xml:space="preserve">. </w:t>
        </w:r>
      </w:ins>
      <w:del w:id="413" w:author="Robinson, James (robins64)" w:date="2025-05-20T09:14:00Z">
        <w:r w:rsidDel="007A334B">
          <w:rPr>
            <w:rFonts w:ascii="Times New Roman" w:eastAsia="Times New Roman" w:hAnsi="Times New Roman" w:cs="Times New Roman"/>
          </w:rPr>
          <w:delText xml:space="preserve">As such, </w:delText>
        </w:r>
      </w:del>
      <w:ins w:id="414" w:author="Robinson, James (robins64)" w:date="2025-05-20T09:14:00Z">
        <w:r w:rsidR="007A334B">
          <w:rPr>
            <w:rFonts w:ascii="Times New Roman" w:eastAsia="Times New Roman" w:hAnsi="Times New Roman" w:cs="Times New Roman"/>
          </w:rPr>
          <w:t xml:space="preserve">Nevertheless, </w:t>
        </w:r>
      </w:ins>
      <w:r>
        <w:rPr>
          <w:rFonts w:ascii="Times New Roman" w:eastAsia="Times New Roman" w:hAnsi="Times New Roman" w:cs="Times New Roman"/>
        </w:rPr>
        <w:t>the widespread distribution and consumption of dried fish, from a smaller supply base</w:t>
      </w:r>
      <w:ins w:id="415" w:author="Robinson, James (robins64)" w:date="2025-05-20T09:20:00Z">
        <w:r w:rsidR="007A334B">
          <w:rPr>
            <w:rFonts w:ascii="Times New Roman" w:eastAsia="Times New Roman" w:hAnsi="Times New Roman" w:cs="Times New Roman"/>
          </w:rPr>
          <w:t xml:space="preserve"> than fresh</w:t>
        </w:r>
      </w:ins>
      <w:ins w:id="416" w:author="Robinson, James (robins64)" w:date="2025-05-20T09:34:00Z">
        <w:r w:rsidR="00592AB6">
          <w:rPr>
            <w:rFonts w:ascii="Times New Roman" w:eastAsia="Times New Roman" w:hAnsi="Times New Roman" w:cs="Times New Roman"/>
          </w:rPr>
          <w:t>,</w:t>
        </w:r>
      </w:ins>
      <w:del w:id="417" w:author="Robinson, James (robins64)" w:date="2025-05-20T09:34:00Z">
        <w:r w:rsidDel="00592AB6">
          <w:rPr>
            <w:rFonts w:ascii="Times New Roman" w:eastAsia="Times New Roman" w:hAnsi="Times New Roman" w:cs="Times New Roman"/>
          </w:rPr>
          <w:delText>,</w:delText>
        </w:r>
      </w:del>
      <w:r>
        <w:rPr>
          <w:rFonts w:ascii="Times New Roman" w:eastAsia="Times New Roman" w:hAnsi="Times New Roman" w:cs="Times New Roman"/>
        </w:rPr>
        <w:t xml:space="preserve"> further underlines the importance of </w:t>
      </w:r>
      <w:del w:id="418" w:author="Robinson, James (robins64)" w:date="2025-05-20T09:35:00Z">
        <w:r w:rsidDel="00592AB6">
          <w:rPr>
            <w:rFonts w:ascii="Times New Roman" w:eastAsia="Times New Roman" w:hAnsi="Times New Roman" w:cs="Times New Roman"/>
          </w:rPr>
          <w:delText xml:space="preserve">managing </w:delText>
        </w:r>
      </w:del>
      <w:del w:id="419" w:author="Robinson, James (robins64)" w:date="2025-05-20T09:21:00Z">
        <w:r w:rsidDel="007A334B">
          <w:rPr>
            <w:rFonts w:ascii="Times New Roman" w:eastAsia="Times New Roman" w:hAnsi="Times New Roman" w:cs="Times New Roman"/>
          </w:rPr>
          <w:delText>dried fish</w:delText>
        </w:r>
      </w:del>
      <w:ins w:id="420" w:author="Robinson, James (robins64)" w:date="2025-05-20T09:21:00Z">
        <w:r w:rsidR="007A334B">
          <w:rPr>
            <w:rFonts w:ascii="Times New Roman" w:eastAsia="Times New Roman" w:hAnsi="Times New Roman" w:cs="Times New Roman"/>
          </w:rPr>
          <w:t xml:space="preserve">marine and </w:t>
        </w:r>
      </w:ins>
      <w:ins w:id="421" w:author="Robinson, James (robins64)" w:date="2025-05-20T09:23:00Z">
        <w:r w:rsidR="007A334B">
          <w:rPr>
            <w:rFonts w:ascii="Times New Roman" w:eastAsia="Times New Roman" w:hAnsi="Times New Roman" w:cs="Times New Roman"/>
          </w:rPr>
          <w:t>inland</w:t>
        </w:r>
      </w:ins>
      <w:r>
        <w:rPr>
          <w:rFonts w:ascii="Times New Roman" w:eastAsia="Times New Roman" w:hAnsi="Times New Roman" w:cs="Times New Roman"/>
        </w:rPr>
        <w:t xml:space="preserve"> fisheries </w:t>
      </w:r>
      <w:ins w:id="422" w:author="Robinson, James (robins64)" w:date="2025-05-20T09:38:00Z">
        <w:r w:rsidR="00592AB6">
          <w:rPr>
            <w:rFonts w:ascii="Times New Roman" w:eastAsia="Times New Roman" w:hAnsi="Times New Roman" w:cs="Times New Roman"/>
          </w:rPr>
          <w:t xml:space="preserve">in </w:t>
        </w:r>
      </w:ins>
      <w:del w:id="423" w:author="Robinson, James (robins64)" w:date="2025-05-20T09:35:00Z">
        <w:r w:rsidDel="00592AB6">
          <w:rPr>
            <w:rFonts w:ascii="Times New Roman" w:eastAsia="Times New Roman" w:hAnsi="Times New Roman" w:cs="Times New Roman"/>
          </w:rPr>
          <w:delText>to protect local supply</w:delText>
        </w:r>
      </w:del>
      <w:moveToRangeStart w:id="424" w:author="Robinson, James (robins64)" w:date="2025-05-20T09:12:00Z" w:name="move198624736"/>
      <w:moveTo w:id="425" w:author="Robinson, James (robins64)" w:date="2025-05-20T09:12:00Z">
        <w:del w:id="426" w:author="Robinson, James (robins64)" w:date="2025-05-20T09:13:00Z">
          <w:r w:rsidR="00D02302" w:rsidDel="00D02302">
            <w:rPr>
              <w:rFonts w:ascii="Times New Roman" w:eastAsia="Times New Roman" w:hAnsi="Times New Roman" w:cs="Times New Roman"/>
            </w:rPr>
            <w:delText>Thus, future research is needed on effective governance strategies to safeguard natural aquatic resources and extend dried fish supply chains to optimise the nutrition benefits of fish consumption for addressing malnutrition (ref), especially amongst</w:delText>
          </w:r>
        </w:del>
        <w:del w:id="427" w:author="Robinson, James (robins64)" w:date="2025-05-20T09:16:00Z">
          <w:r w:rsidR="00D02302" w:rsidDel="007A334B">
            <w:rPr>
              <w:rFonts w:ascii="Times New Roman" w:eastAsia="Times New Roman" w:hAnsi="Times New Roman" w:cs="Times New Roman"/>
            </w:rPr>
            <w:delText xml:space="preserve"> rural children and women farthest from fisheries and urban markets (O’Meara et al 2021).</w:delText>
          </w:r>
        </w:del>
      </w:moveTo>
      <w:moveToRangeEnd w:id="424"/>
      <w:del w:id="428" w:author="Robinson, James (robins64)" w:date="2025-05-20T09:11:00Z">
        <w:r w:rsidDel="00D02302">
          <w:rPr>
            <w:rFonts w:ascii="Times New Roman" w:eastAsia="Times New Roman" w:hAnsi="Times New Roman" w:cs="Times New Roman"/>
          </w:rPr>
          <w:delText>.</w:delText>
        </w:r>
      </w:del>
      <w:ins w:id="429" w:author="Robinson, James (robins64)" w:date="2025-05-20T09:39:00Z">
        <w:r w:rsidR="00592AB6">
          <w:rPr>
            <w:rFonts w:ascii="Times New Roman" w:eastAsia="Times New Roman" w:hAnsi="Times New Roman" w:cs="Times New Roman"/>
          </w:rPr>
          <w:t>supporting</w:t>
        </w:r>
      </w:ins>
      <w:ins w:id="430" w:author="Robinson, James (robins64)" w:date="2025-05-20T09:38:00Z">
        <w:r w:rsidR="00592AB6">
          <w:rPr>
            <w:rFonts w:ascii="Times New Roman" w:eastAsia="Times New Roman" w:hAnsi="Times New Roman" w:cs="Times New Roman"/>
          </w:rPr>
          <w:t xml:space="preserve"> diet quality</w:t>
        </w:r>
      </w:ins>
      <w:ins w:id="431" w:author="Robinson, James (robins64)" w:date="2025-05-20T10:15:00Z">
        <w:r w:rsidR="003378B2">
          <w:rPr>
            <w:rFonts w:ascii="Times New Roman" w:eastAsia="Times New Roman" w:hAnsi="Times New Roman" w:cs="Times New Roman"/>
          </w:rPr>
          <w:t xml:space="preserve"> </w:t>
        </w:r>
        <w:r w:rsidR="003378B2">
          <w:rPr>
            <w:rFonts w:ascii="Times New Roman" w:eastAsia="Times New Roman" w:hAnsi="Times New Roman" w:cs="Times New Roman"/>
          </w:rPr>
          <w:fldChar w:fldCharType="begin" w:fldLock="1"/>
        </w:r>
        <w:r w:rsidR="003378B2">
          <w:rPr>
            <w:rFonts w:ascii="Times New Roman" w:eastAsia="Times New Roman" w:hAnsi="Times New Roman" w:cs="Times New Roman"/>
          </w:rPr>
          <w:instrText>ADDIN paperpile_citation &lt;clusterId&gt;T692A959W349T963&lt;/clusterId&gt;&lt;metadata&gt;&lt;citation&gt;&lt;id&gt;a1c95ab7-7e7c-4d33-bb9d-5d98ce3cd11b&lt;/id&gt;&lt;/citation&gt;&lt;/metadata&gt;&lt;data&gt;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&lt;/data&gt; \* MERGEFORMAT</w:instrText>
        </w:r>
      </w:ins>
      <w:r w:rsidR="003378B2">
        <w:rPr>
          <w:rFonts w:ascii="Times New Roman" w:eastAsia="Times New Roman" w:hAnsi="Times New Roman" w:cs="Times New Roman"/>
        </w:rPr>
        <w:fldChar w:fldCharType="separate"/>
      </w:r>
      <w:ins w:id="432" w:author="Robinson, James (robins64)" w:date="2025-05-20T10:15:00Z">
        <w:r w:rsidR="003378B2">
          <w:rPr>
            <w:rFonts w:ascii="Times New Roman" w:eastAsia="Times New Roman" w:hAnsi="Times New Roman" w:cs="Times New Roman"/>
            <w:noProof/>
          </w:rPr>
          <w:t>(64)</w:t>
        </w:r>
        <w:r w:rsidR="003378B2">
          <w:rPr>
            <w:rFonts w:ascii="Times New Roman" w:eastAsia="Times New Roman" w:hAnsi="Times New Roman" w:cs="Times New Roman"/>
          </w:rPr>
          <w:fldChar w:fldCharType="end"/>
        </w:r>
      </w:ins>
      <w:ins w:id="433" w:author="Robinson, James (robins64)" w:date="2025-05-20T09:40:00Z">
        <w:r w:rsidR="00592AB6">
          <w:rPr>
            <w:rFonts w:ascii="Times New Roman" w:eastAsia="Times New Roman" w:hAnsi="Times New Roman" w:cs="Times New Roman"/>
          </w:rPr>
          <w:t>, particularly for</w:t>
        </w:r>
      </w:ins>
      <w:ins w:id="434" w:author="Robinson, James (robins64)" w:date="2025-05-20T09:38:00Z">
        <w:r w:rsidR="00592AB6">
          <w:rPr>
            <w:rFonts w:ascii="Times New Roman" w:eastAsia="Times New Roman" w:hAnsi="Times New Roman" w:cs="Times New Roman"/>
          </w:rPr>
          <w:t xml:space="preserve"> </w:t>
        </w:r>
      </w:ins>
      <w:ins w:id="435" w:author="Robinson, James (robins64)" w:date="2025-05-20T09:40:00Z">
        <w:r w:rsidR="00592AB6">
          <w:rPr>
            <w:rFonts w:ascii="Times New Roman" w:eastAsia="Times New Roman" w:hAnsi="Times New Roman" w:cs="Times New Roman"/>
          </w:rPr>
          <w:t>rural communities</w:t>
        </w:r>
      </w:ins>
      <w:ins w:id="436" w:author="Robinson, James (robins64)" w:date="2025-05-20T09:39:00Z">
        <w:r w:rsidR="00592AB6">
          <w:rPr>
            <w:rFonts w:ascii="Times New Roman" w:eastAsia="Times New Roman" w:hAnsi="Times New Roman" w:cs="Times New Roman"/>
          </w:rPr>
          <w:t xml:space="preserve"> </w:t>
        </w:r>
      </w:ins>
      <w:ins w:id="437" w:author="Robinson, James (robins64)" w:date="2025-05-20T09:40:00Z">
        <w:r w:rsidR="00592AB6">
          <w:rPr>
            <w:rFonts w:ascii="Times New Roman" w:eastAsia="Times New Roman" w:hAnsi="Times New Roman" w:cs="Times New Roman"/>
          </w:rPr>
          <w:t xml:space="preserve">that may lack access to other </w:t>
        </w:r>
      </w:ins>
      <w:ins w:id="438" w:author="Robinson, James (robins64)" w:date="2025-05-20T09:41:00Z">
        <w:r w:rsidR="00592AB6">
          <w:rPr>
            <w:rFonts w:ascii="Times New Roman" w:eastAsia="Times New Roman" w:hAnsi="Times New Roman" w:cs="Times New Roman"/>
          </w:rPr>
          <w:t>animal-source</w:t>
        </w:r>
      </w:ins>
      <w:ins w:id="439" w:author="Robinson, James (robins64)" w:date="2025-05-20T09:40:00Z">
        <w:r w:rsidR="00592AB6">
          <w:rPr>
            <w:rFonts w:ascii="Times New Roman" w:eastAsia="Times New Roman" w:hAnsi="Times New Roman" w:cs="Times New Roman"/>
          </w:rPr>
          <w:t xml:space="preserve"> foods </w:t>
        </w:r>
      </w:ins>
      <w:ins w:id="440" w:author="Robinson, James (robins64)" w:date="2025-05-20T09:39:00Z">
        <w:r w:rsidR="00592AB6">
          <w:rPr>
            <w:rFonts w:ascii="Times New Roman" w:eastAsia="Times New Roman" w:hAnsi="Times New Roman" w:cs="Times New Roman"/>
          </w:rPr>
          <w:fldChar w:fldCharType="begin" w:fldLock="1"/>
        </w:r>
        <w:r w:rsidR="00592AB6">
          <w:rPr>
            <w:rFonts w:ascii="Times New Roman" w:eastAsia="Times New Roman" w:hAnsi="Times New Roman" w:cs="Times New Roman"/>
          </w:rPr>
          <w:instrText>ADDIN paperpile_citation &lt;clusterId&gt;U538I688E978B689&lt;/clusterId&gt;&lt;metadata&gt;&lt;citation&gt;&lt;id&gt;49D6BACA015E11EF96B00CAC945E4932&lt;/id&gt;&lt;/citation&gt;&lt;/metadata&gt;&lt;data&gt;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&lt;/data&gt; \* MERGEFORMAT</w:instrText>
        </w:r>
      </w:ins>
      <w:r w:rsidR="00592AB6">
        <w:rPr>
          <w:rFonts w:ascii="Times New Roman" w:eastAsia="Times New Roman" w:hAnsi="Times New Roman" w:cs="Times New Roman"/>
        </w:rPr>
        <w:fldChar w:fldCharType="separate"/>
      </w:r>
      <w:ins w:id="441" w:author="Robinson, James (robins64)" w:date="2025-05-20T09:39:00Z">
        <w:r w:rsidR="00592AB6">
          <w:rPr>
            <w:rFonts w:ascii="Times New Roman" w:eastAsia="Times New Roman" w:hAnsi="Times New Roman" w:cs="Times New Roman"/>
            <w:noProof/>
          </w:rPr>
          <w:t>(31)</w:t>
        </w:r>
        <w:r w:rsidR="00592AB6">
          <w:rPr>
            <w:rFonts w:ascii="Times New Roman" w:eastAsia="Times New Roman" w:hAnsi="Times New Roman" w:cs="Times New Roman"/>
          </w:rPr>
          <w:fldChar w:fldCharType="end"/>
        </w:r>
      </w:ins>
      <w:ins w:id="442" w:author="Robinson, James (robins64)" w:date="2025-05-20T09:41:00Z">
        <w:r w:rsidR="00592AB6">
          <w:rPr>
            <w:rFonts w:ascii="Times New Roman" w:eastAsia="Times New Roman" w:hAnsi="Times New Roman" w:cs="Times New Roman"/>
          </w:rPr>
          <w:t>.</w:t>
        </w:r>
      </w:ins>
    </w:p>
    <w:p w14:paraId="7E3F8167" w14:textId="77777777" w:rsidR="00492D2E" w:rsidRDefault="00492D2E">
      <w:pPr>
        <w:rPr>
          <w:rFonts w:ascii="Times New Roman" w:eastAsia="Times New Roman" w:hAnsi="Times New Roman" w:cs="Times New Roman"/>
        </w:rPr>
      </w:pPr>
    </w:p>
    <w:p w14:paraId="6378C60B" w14:textId="29FD99D8" w:rsidR="006A4A72" w:rsidDel="00FA48DF" w:rsidRDefault="00402919">
      <w:pPr>
        <w:rPr>
          <w:del w:id="443" w:author="Robinson, James (robins64)" w:date="2025-06-27T10:04:00Z"/>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03B2CA" wp14:editId="04592DDB">
            <wp:extent cx="5733415" cy="2150110"/>
            <wp:effectExtent l="0" t="0" r="0" b="0"/>
            <wp:docPr id="2045846567" name="Picture 3" descr="A diagram of a fruit and vege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46567" name="Picture 3" descr="A diagram of a fruit and vege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150110"/>
                    </a:xfrm>
                    <a:prstGeom prst="rect">
                      <a:avLst/>
                    </a:prstGeom>
                  </pic:spPr>
                </pic:pic>
              </a:graphicData>
            </a:graphic>
          </wp:inline>
        </w:drawing>
      </w:r>
    </w:p>
    <w:p w14:paraId="4A0D28A6" w14:textId="2442999A" w:rsidR="00492D2E" w:rsidRDefault="00000000">
      <w:pPr>
        <w:rPr>
          <w:rFonts w:ascii="Times New Roman" w:eastAsia="Times New Roman" w:hAnsi="Times New Roman" w:cs="Times New Roman"/>
        </w:rPr>
      </w:pPr>
      <w:del w:id="444" w:author="Robinson, James (robins64)" w:date="2025-06-27T10:04:00Z">
        <w:r w:rsidDel="00FA48DF">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004178" cy="2244086"/>
                      </a:xfrm>
                      <a:prstGeom prst="rect">
                        <a:avLst/>
                      </a:prstGeom>
                      <a:ln/>
                    </pic:spPr>
                  </pic:pic>
                </a:graphicData>
              </a:graphic>
            </wp:inline>
          </w:drawing>
        </w:r>
      </w:del>
    </w:p>
    <w:p w14:paraId="6C3F95C5" w14:textId="4234DCD0" w:rsidR="006A4A72" w:rsidRDefault="00000000">
      <w:pPr>
        <w:rPr>
          <w:ins w:id="445" w:author="Robinson, James (robins64)" w:date="2025-04-25T12: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sidR="00F37C8C" w:rsidRPr="00F37C8C">
        <w:rPr>
          <w:rFonts w:ascii="Times New Roman" w:eastAsia="Times New Roman" w:hAnsi="Times New Roman" w:cs="Times New Roman"/>
          <w:bCs/>
        </w:rPr>
        <w:t>A</w:t>
      </w:r>
      <w:r w:rsidR="00F37C8C">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country intercepts and </w:t>
      </w:r>
      <w:r w:rsidR="00F37C8C" w:rsidRPr="00F37C8C">
        <w:rPr>
          <w:rFonts w:ascii="Times New Roman" w:eastAsia="Times New Roman" w:hAnsi="Times New Roman" w:cs="Times New Roman"/>
          <w:bCs/>
        </w:rPr>
        <w:t>B</w:t>
      </w:r>
      <w:r w:rsidR="00F37C8C">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covariate effect sizes. Thick and thin lines are 50% and 95% highest posterior density intervals (HPDI), respectively.</w:t>
      </w:r>
    </w:p>
    <w:p w14:paraId="65286D2D" w14:textId="77777777" w:rsidR="00492D2E" w:rsidRDefault="00492D2E"/>
    <w:p w14:paraId="7C37FF36" w14:textId="0F01FD12" w:rsidR="007E4F8C" w:rsidDel="00FA48DF" w:rsidRDefault="00402919">
      <w:pPr>
        <w:rPr>
          <w:del w:id="446" w:author="Robinson, James (robins64)" w:date="2025-06-27T10:04:00Z"/>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5642E0" wp14:editId="3D767451">
            <wp:extent cx="5733415" cy="1133475"/>
            <wp:effectExtent l="0" t="0" r="0" b="0"/>
            <wp:docPr id="1032110285"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0285" name="Picture 2" descr="A graph with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1133475"/>
                    </a:xfrm>
                    <a:prstGeom prst="rect">
                      <a:avLst/>
                    </a:prstGeom>
                  </pic:spPr>
                </pic:pic>
              </a:graphicData>
            </a:graphic>
          </wp:inline>
        </w:drawing>
      </w:r>
    </w:p>
    <w:p w14:paraId="01509052" w14:textId="622B067D" w:rsidR="00492D2E" w:rsidRDefault="00417183">
      <w:pPr>
        <w:rPr>
          <w:rFonts w:ascii="Times New Roman" w:eastAsia="Times New Roman" w:hAnsi="Times New Roman" w:cs="Times New Roman"/>
          <w:b/>
        </w:rPr>
      </w:pPr>
      <w:del w:id="447" w:author="Robinson, James (robins64)" w:date="2025-06-27T10:04:00Z">
        <w:r w:rsidDel="00FA48DF">
          <w:rPr>
            <w:rFonts w:ascii="Times New Roman" w:eastAsia="Times New Roman" w:hAnsi="Times New Roman" w:cs="Times New Roman"/>
            <w:b/>
            <w:noProof/>
          </w:rPr>
          <w:drawing>
            <wp:inline distT="0" distB="0" distL="0" distR="0" wp14:anchorId="1BE436F0" wp14:editId="3C997213">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del>
    </w:p>
    <w:p w14:paraId="5F25D4E7" w14:textId="69610900" w:rsidR="006A4A72" w:rsidRDefault="00000000">
      <w:pPr>
        <w:rPr>
          <w:rFonts w:ascii="Times New Roman" w:eastAsia="Times New Roman" w:hAnsi="Times New Roman" w:cs="Times New Roman"/>
        </w:rPr>
      </w:pPr>
      <w:r>
        <w:rPr>
          <w:rFonts w:ascii="Times New Roman" w:eastAsia="Times New Roman" w:hAnsi="Times New Roman" w:cs="Times New Roman"/>
          <w:b/>
        </w:rPr>
        <w:lastRenderedPageBreak/>
        <w:t xml:space="preserve">Figure 3 | Change in dried and fresh fish consumption with geographic and socioeconomic covariates. </w:t>
      </w:r>
      <w:r>
        <w:rPr>
          <w:rFonts w:ascii="Times New Roman" w:eastAsia="Times New Roman" w:hAnsi="Times New Roman" w:cs="Times New Roman"/>
        </w:rPr>
        <w:t xml:space="preserve">Panels show </w:t>
      </w:r>
      <w:r w:rsidR="00F37C8C">
        <w:rPr>
          <w:rFonts w:ascii="Times New Roman" w:eastAsia="Times New Roman" w:hAnsi="Times New Roman" w:cs="Times New Roman"/>
        </w:rPr>
        <w:t>A</w:t>
      </w:r>
      <w:r>
        <w:rPr>
          <w:rFonts w:ascii="Times New Roman" w:eastAsia="Times New Roman" w:hAnsi="Times New Roman" w:cs="Times New Roman"/>
        </w:rPr>
        <w:t xml:space="preserve">) distance to marine water, </w:t>
      </w:r>
      <w:r w:rsidR="00F37C8C">
        <w:rPr>
          <w:rFonts w:ascii="Times New Roman" w:eastAsia="Times New Roman" w:hAnsi="Times New Roman" w:cs="Times New Roman"/>
        </w:rPr>
        <w:t>B</w:t>
      </w:r>
      <w:r>
        <w:rPr>
          <w:rFonts w:ascii="Times New Roman" w:eastAsia="Times New Roman" w:hAnsi="Times New Roman" w:cs="Times New Roman"/>
        </w:rPr>
        <w:t xml:space="preserve">) distance to inland water, </w:t>
      </w:r>
      <w:r w:rsidR="00F37C8C">
        <w:rPr>
          <w:rFonts w:ascii="Times New Roman" w:eastAsia="Times New Roman" w:hAnsi="Times New Roman" w:cs="Times New Roman"/>
        </w:rPr>
        <w:t>C</w:t>
      </w:r>
      <w:r>
        <w:rPr>
          <w:rFonts w:ascii="Times New Roman" w:eastAsia="Times New Roman" w:hAnsi="Times New Roman" w:cs="Times New Roman"/>
        </w:rPr>
        <w:t xml:space="preserve">) proximity to urban centre, </w:t>
      </w:r>
      <w:r w:rsidR="00F37C8C">
        <w:rPr>
          <w:rFonts w:ascii="Times New Roman" w:eastAsia="Times New Roman" w:hAnsi="Times New Roman" w:cs="Times New Roman"/>
        </w:rPr>
        <w:t>D</w:t>
      </w:r>
      <w:r>
        <w:rPr>
          <w:rFonts w:ascii="Times New Roman" w:eastAsia="Times New Roman" w:hAnsi="Times New Roman" w:cs="Times New Roman"/>
        </w:rPr>
        <w:t xml:space="preserve">) household wealth and </w:t>
      </w:r>
      <w:r w:rsidR="00F37C8C">
        <w:rPr>
          <w:rFonts w:ascii="Times New Roman" w:eastAsia="Times New Roman" w:hAnsi="Times New Roman" w:cs="Times New Roman"/>
        </w:rPr>
        <w:t>E</w:t>
      </w:r>
      <w:r>
        <w:rPr>
          <w:rFonts w:ascii="Times New Roman" w:eastAsia="Times New Roman" w:hAnsi="Times New Roman" w:cs="Times New Roman"/>
        </w:rPr>
        <w:t>)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448" w:author="Robinson, James (robins64)" w:date="2025-04-25T15:17:00Z">
        <w:r w:rsidR="00845F7F">
          <w:rPr>
            <w:rFonts w:ascii="Times New Roman" w:eastAsia="Times New Roman" w:hAnsi="Times New Roman" w:cs="Times New Roman"/>
          </w:rPr>
          <w:t xml:space="preserve"> See F</w:t>
        </w:r>
      </w:ins>
      <w:ins w:id="449" w:author="Robinson, James (robins64)" w:date="2025-04-25T15: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2B37786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450"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14</w:t>
      </w:r>
      <w:ins w:id="451" w:author="Robinson, James (robins64)" w:date="2025-05-20T10:45:00Z">
        <w:r w:rsidR="00542D27">
          <w:rPr>
            <w:rFonts w:ascii="Times New Roman" w:eastAsia="Times New Roman" w:hAnsi="Times New Roman" w:cs="Times New Roman"/>
          </w:rPr>
          <w:t>4</w:t>
        </w:r>
      </w:ins>
      <w:del w:id="452" w:author="Robinson, James (robins64)" w:date="2025-05-20T10:45:00Z">
        <w:r w:rsidDel="00542D27">
          <w:rPr>
            <w:rFonts w:ascii="Times New Roman" w:eastAsia="Times New Roman" w:hAnsi="Times New Roman" w:cs="Times New Roman"/>
          </w:rPr>
          <w:delText>6</w:delText>
        </w:r>
      </w:del>
      <w:r>
        <w:rPr>
          <w:rFonts w:ascii="Times New Roman" w:eastAsia="Times New Roman" w:hAnsi="Times New Roman" w:cs="Times New Roman"/>
        </w:rPr>
        <w:t xml:space="preserve"> million people [95% HPDI: 13</w:t>
      </w:r>
      <w:ins w:id="453" w:author="Robinson, James (robins64)" w:date="2025-05-20T10:45:00Z">
        <w:r w:rsidR="00542D27">
          <w:rPr>
            <w:rFonts w:ascii="Times New Roman" w:eastAsia="Times New Roman" w:hAnsi="Times New Roman" w:cs="Times New Roman"/>
          </w:rPr>
          <w:t>2</w:t>
        </w:r>
      </w:ins>
      <w:del w:id="454"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w:t>
      </w:r>
      <w:del w:id="455" w:author="Robinson, James (robins64)" w:date="2025-05-20T10:45:00Z">
        <w:r w:rsidDel="00542D27">
          <w:rPr>
            <w:rFonts w:ascii="Times New Roman" w:eastAsia="Times New Roman" w:hAnsi="Times New Roman" w:cs="Times New Roman"/>
          </w:rPr>
          <w:delText xml:space="preserve">160 </w:delText>
        </w:r>
      </w:del>
      <w:ins w:id="456" w:author="Robinson, James (robins64)" w:date="2025-05-20T10:45:00Z">
        <w:r w:rsidR="00542D27">
          <w:rPr>
            <w:rFonts w:ascii="Times New Roman" w:eastAsia="Times New Roman" w:hAnsi="Times New Roman" w:cs="Times New Roman"/>
          </w:rPr>
          <w:t xml:space="preserve">155 </w:t>
        </w:r>
      </w:ins>
      <w:r>
        <w:rPr>
          <w:rFonts w:ascii="Times New Roman" w:eastAsia="Times New Roman" w:hAnsi="Times New Roman" w:cs="Times New Roman"/>
        </w:rPr>
        <w:t xml:space="preserve">million] in Côte D’Ivoire, Malawi, Nigeria, Senegal, Tanzania, and Uganda, and </w:t>
      </w:r>
      <w:del w:id="457" w:author="Robinson, James (robins64)" w:date="2025-05-20T10:46:00Z">
        <w:r w:rsidDel="00772FFA">
          <w:rPr>
            <w:rFonts w:ascii="Times New Roman" w:eastAsia="Times New Roman" w:hAnsi="Times New Roman" w:cs="Times New Roman"/>
          </w:rPr>
          <w:delText xml:space="preserve">exceeds </w:delText>
        </w:r>
      </w:del>
      <w:ins w:id="458" w:author="Robinson, James (robins64)" w:date="2025-05-20T10:46:00Z">
        <w:r w:rsidR="00772FFA">
          <w:rPr>
            <w:rFonts w:ascii="Times New Roman" w:eastAsia="Times New Roman" w:hAnsi="Times New Roman" w:cs="Times New Roman"/>
          </w:rPr>
          <w:t xml:space="preserve">is 54% higher than </w:t>
        </w:r>
      </w:ins>
      <w:r>
        <w:rPr>
          <w:rFonts w:ascii="Times New Roman" w:eastAsia="Times New Roman" w:hAnsi="Times New Roman" w:cs="Times New Roman"/>
        </w:rPr>
        <w:t xml:space="preserve">fresh fish consumption </w:t>
      </w:r>
      <w:del w:id="459" w:author="Robinson, James (robins64)" w:date="2025-05-20T10:46:00Z">
        <w:r w:rsidDel="00772FFA">
          <w:rPr>
            <w:rFonts w:ascii="Times New Roman" w:eastAsia="Times New Roman" w:hAnsi="Times New Roman" w:cs="Times New Roman"/>
          </w:rPr>
          <w:delText xml:space="preserve">by 1.6 to 1 </w:delText>
        </w:r>
      </w:del>
      <w:r>
        <w:rPr>
          <w:rFonts w:ascii="Times New Roman" w:eastAsia="Times New Roman" w:hAnsi="Times New Roman" w:cs="Times New Roman"/>
        </w:rPr>
        <w:t>(weekly fresh fish consumption by 94 million people, 95% HPDI: 8</w:t>
      </w:r>
      <w:ins w:id="460" w:author="Robinson, James (robins64)" w:date="2025-05-20T10:45:00Z">
        <w:r w:rsidR="00542D27">
          <w:rPr>
            <w:rFonts w:ascii="Times New Roman" w:eastAsia="Times New Roman" w:hAnsi="Times New Roman" w:cs="Times New Roman"/>
          </w:rPr>
          <w:t>5</w:t>
        </w:r>
      </w:ins>
      <w:del w:id="461"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-103 million). The high nutrient density and consumption by households across gradients in proximity to fisheries suggest that dried fish are important contributors to critical nutrient requirements for 3</w:t>
      </w:r>
      <w:ins w:id="462" w:author="Robinson, James (robins64)" w:date="2025-05-20T10:45:00Z">
        <w:r w:rsidR="007273C3">
          <w:rPr>
            <w:rFonts w:ascii="Times New Roman" w:eastAsia="Times New Roman" w:hAnsi="Times New Roman" w:cs="Times New Roman"/>
          </w:rPr>
          <w:t>5</w:t>
        </w:r>
      </w:ins>
      <w:del w:id="463" w:author="Robinson, James (robins64)" w:date="2025-05-20T10:45:00Z">
        <w:r w:rsidDel="007273C3">
          <w:rPr>
            <w:rFonts w:ascii="Times New Roman" w:eastAsia="Times New Roman" w:hAnsi="Times New Roman" w:cs="Times New Roman"/>
          </w:rPr>
          <w:delText>6</w:delText>
        </w:r>
      </w:del>
      <w:r>
        <w:rPr>
          <w:rFonts w:ascii="Times New Roman" w:eastAsia="Times New Roman" w:hAnsi="Times New Roman" w:cs="Times New Roman"/>
        </w:rPr>
        <w:t>% (95% HPDI: 3</w:t>
      </w:r>
      <w:ins w:id="464" w:author="Robinson, James (robins64)" w:date="2025-05-20T10:45:00Z">
        <w:r w:rsidR="007273C3">
          <w:rPr>
            <w:rFonts w:ascii="Times New Roman" w:eastAsia="Times New Roman" w:hAnsi="Times New Roman" w:cs="Times New Roman"/>
          </w:rPr>
          <w:t>2</w:t>
        </w:r>
      </w:ins>
      <w:del w:id="465" w:author="Robinson, James (robins64)" w:date="2025-05-20T10:45:00Z">
        <w:r w:rsidDel="007273C3">
          <w:rPr>
            <w:rFonts w:ascii="Times New Roman" w:eastAsia="Times New Roman" w:hAnsi="Times New Roman" w:cs="Times New Roman"/>
          </w:rPr>
          <w:delText>3</w:delText>
        </w:r>
      </w:del>
      <w:r>
        <w:rPr>
          <w:rFonts w:ascii="Times New Roman" w:eastAsia="Times New Roman" w:hAnsi="Times New Roman" w:cs="Times New Roman"/>
        </w:rPr>
        <w:t>-3</w:t>
      </w:r>
      <w:ins w:id="466" w:author="Robinson, James (robins64)" w:date="2025-05-20T10:45:00Z">
        <w:r w:rsidR="007273C3">
          <w:rPr>
            <w:rFonts w:ascii="Times New Roman" w:eastAsia="Times New Roman" w:hAnsi="Times New Roman" w:cs="Times New Roman"/>
          </w:rPr>
          <w:t>8</w:t>
        </w:r>
      </w:ins>
      <w:del w:id="467" w:author="Robinson, James (robins64)" w:date="2025-05-20T10:45:00Z">
        <w:r w:rsidDel="007273C3">
          <w:rPr>
            <w:rFonts w:ascii="Times New Roman" w:eastAsia="Times New Roman" w:hAnsi="Times New Roman" w:cs="Times New Roman"/>
          </w:rPr>
          <w:delText>9</w:delText>
        </w:r>
      </w:del>
      <w:r>
        <w:rPr>
          <w:rFonts w:ascii="Times New Roman" w:eastAsia="Times New Roman" w:hAnsi="Times New Roman" w:cs="Times New Roman"/>
        </w:rPr>
        <w:t xml:space="preserve">%) of people living in these six countries. Though we were unable to assess dried fish consumption by households in other countries in </w:t>
      </w:r>
      <w:del w:id="468" w:author="Robinson, James (robins64)" w:date="2025-06-27T16:32:00Z">
        <w:r w:rsidDel="0067683A">
          <w:rPr>
            <w:rFonts w:ascii="Times New Roman" w:eastAsia="Times New Roman" w:hAnsi="Times New Roman" w:cs="Times New Roman"/>
          </w:rPr>
          <w:delText xml:space="preserve">sub-Saharan </w:delText>
        </w:r>
      </w:del>
      <w:r>
        <w:rPr>
          <w:rFonts w:ascii="Times New Roman" w:eastAsia="Times New Roman" w:hAnsi="Times New Roman" w:cs="Times New Roman"/>
        </w:rPr>
        <w:t xml:space="preserve">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ins w:id="469" w:author="Robinson, James (robins64)" w:date="2025-05-20T10:15:00Z">
        <w:r w:rsidR="003378B2">
          <w:rPr>
            <w:rFonts w:ascii="Times New Roman" w:eastAsia="Times New Roman" w:hAnsi="Times New Roman" w:cs="Times New Roman"/>
            <w:noProof/>
            <w:color w:val="000000"/>
          </w:rPr>
          <w:t>(65)</w:t>
        </w:r>
      </w:ins>
      <w:del w:id="470" w:author="Robinson, James (robins64)" w:date="2025-05-20T10:06:00Z">
        <w:r w:rsidR="002B7F83" w:rsidDel="001C2B35">
          <w:rPr>
            <w:rFonts w:ascii="Times New Roman" w:eastAsia="Times New Roman" w:hAnsi="Times New Roman" w:cs="Times New Roman"/>
            <w:noProof/>
            <w:color w:val="000000"/>
          </w:rPr>
          <w:delText>(59)</w:delText>
        </w:r>
      </w:del>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5DD4E1D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ins w:id="471" w:author="Robinson, James (robins64)" w:date="2025-05-20T10:15:00Z">
        <w:r w:rsidR="003378B2">
          <w:rPr>
            <w:rFonts w:ascii="Times New Roman" w:eastAsia="Times New Roman" w:hAnsi="Times New Roman" w:cs="Times New Roman"/>
            <w:noProof/>
            <w:color w:val="000000"/>
          </w:rPr>
          <w:t>(66, 67)</w:t>
        </w:r>
      </w:ins>
      <w:del w:id="472" w:author="Robinson, James (robins64)" w:date="2025-05-20T10:06:00Z">
        <w:r w:rsidR="002B7F83" w:rsidDel="001C2B35">
          <w:rPr>
            <w:rFonts w:ascii="Times New Roman" w:eastAsia="Times New Roman" w:hAnsi="Times New Roman" w:cs="Times New Roman"/>
            <w:noProof/>
            <w:color w:val="000000"/>
          </w:rPr>
          <w:delText>(60, 61)</w:delText>
        </w:r>
      </w:del>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ins w:id="473" w:author="Robinson, James (robins64)" w:date="2025-05-20T10:15:00Z">
        <w:r w:rsidR="003378B2">
          <w:rPr>
            <w:rFonts w:ascii="Times New Roman" w:eastAsia="Times New Roman" w:hAnsi="Times New Roman" w:cs="Times New Roman"/>
            <w:noProof/>
            <w:color w:val="000000"/>
          </w:rPr>
          <w:t>(24, 68)</w:t>
        </w:r>
      </w:ins>
      <w:del w:id="474" w:author="Robinson, James (robins64)" w:date="2025-05-20T10:06:00Z">
        <w:r w:rsidR="002B7F83" w:rsidDel="001C2B35">
          <w:rPr>
            <w:rFonts w:ascii="Times New Roman" w:eastAsia="Times New Roman" w:hAnsi="Times New Roman" w:cs="Times New Roman"/>
            <w:noProof/>
            <w:color w:val="000000"/>
          </w:rPr>
          <w:delText>(24, 62)</w:delText>
        </w:r>
      </w:del>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475" w:author="Robinson, James (robins64)" w:date="2025-05-20T10:15:00Z">
        <w:r w:rsidR="003378B2">
          <w:rPr>
            <w:rFonts w:ascii="Times New Roman" w:eastAsia="Times New Roman" w:hAnsi="Times New Roman" w:cs="Times New Roman"/>
            <w:noProof/>
            <w:color w:val="000000"/>
          </w:rPr>
          <w:t>(69)</w:t>
        </w:r>
      </w:ins>
      <w:del w:id="476"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t>
      </w:r>
      <w:del w:id="477" w:author="Robinson, James (robins64)" w:date="2025-04-14T11:30:00Z">
        <w:r w:rsidDel="00EB45C8">
          <w:rPr>
            <w:rFonts w:ascii="Times New Roman" w:eastAsia="Times New Roman" w:hAnsi="Times New Roman" w:cs="Times New Roman"/>
          </w:rPr>
          <w:delText xml:space="preserve">landings </w:delText>
        </w:r>
      </w:del>
      <w:ins w:id="478"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ins w:id="479" w:author="Robinson, James (robins64)" w:date="2025-05-20T10:15:00Z">
        <w:r w:rsidR="003378B2">
          <w:rPr>
            <w:rFonts w:ascii="Times New Roman" w:eastAsia="Times New Roman" w:hAnsi="Times New Roman" w:cs="Times New Roman"/>
            <w:noProof/>
            <w:color w:val="000000"/>
          </w:rPr>
          <w:t>(70)</w:t>
        </w:r>
      </w:ins>
      <w:del w:id="480" w:author="Robinson, James (robins64)" w:date="2025-05-20T10:06:00Z">
        <w:r w:rsidR="002B7F83" w:rsidDel="001C2B35">
          <w:rPr>
            <w:rFonts w:ascii="Times New Roman" w:eastAsia="Times New Roman" w:hAnsi="Times New Roman" w:cs="Times New Roman"/>
            <w:noProof/>
            <w:color w:val="000000"/>
          </w:rPr>
          <w:delText>(64)</w:delText>
        </w:r>
      </w:del>
      <w:r>
        <w:fldChar w:fldCharType="end"/>
      </w:r>
      <w:r>
        <w:rPr>
          <w:rFonts w:ascii="Times New Roman" w:eastAsia="Times New Roman" w:hAnsi="Times New Roman" w:cs="Times New Roman"/>
        </w:rPr>
        <w:t xml:space="preserve">. Coral reef fishes that are dried are often caught in aggregations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ins w:id="481" w:author="Robinson, James (robins64)" w:date="2025-05-20T10:15:00Z">
        <w:r w:rsidR="003378B2">
          <w:rPr>
            <w:rFonts w:ascii="Times New Roman" w:eastAsia="Times New Roman" w:hAnsi="Times New Roman" w:cs="Times New Roman"/>
            <w:noProof/>
            <w:color w:val="000000"/>
          </w:rPr>
          <w:t>(71, 72)</w:t>
        </w:r>
      </w:ins>
      <w:del w:id="482" w:author="Robinson, James (robins64)" w:date="2025-05-20T10:06:00Z">
        <w:r w:rsidR="002B7F83" w:rsidDel="001C2B35">
          <w:rPr>
            <w:rFonts w:ascii="Times New Roman" w:eastAsia="Times New Roman" w:hAnsi="Times New Roman" w:cs="Times New Roman"/>
            <w:noProof/>
            <w:color w:val="000000"/>
          </w:rPr>
          <w:delText>(65, 66)</w:delText>
        </w:r>
      </w:del>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ins w:id="483" w:author="Robinson, James (robins64)" w:date="2025-05-20T10:15:00Z">
        <w:r w:rsidR="003378B2">
          <w:rPr>
            <w:rFonts w:ascii="Times New Roman" w:eastAsia="Times New Roman" w:hAnsi="Times New Roman" w:cs="Times New Roman"/>
            <w:noProof/>
            <w:color w:val="000000"/>
          </w:rPr>
          <w:t>(73)</w:t>
        </w:r>
      </w:ins>
      <w:del w:id="484" w:author="Robinson, James (robins64)" w:date="2025-05-20T10:06:00Z">
        <w:r w:rsidR="002B7F83" w:rsidDel="001C2B35">
          <w:rPr>
            <w:rFonts w:ascii="Times New Roman" w:eastAsia="Times New Roman" w:hAnsi="Times New Roman" w:cs="Times New Roman"/>
            <w:noProof/>
            <w:color w:val="000000"/>
          </w:rPr>
          <w:delText>(67)</w:delText>
        </w:r>
      </w:del>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w:t>
      </w:r>
      <w:ins w:id="485" w:author="Robinson, James (robins64)" w:date="2025-06-27T10:32:00Z">
        <w:r w:rsidR="00061A81">
          <w:rPr>
            <w:rFonts w:ascii="Times New Roman" w:eastAsia="Times New Roman" w:hAnsi="Times New Roman" w:cs="Times New Roman"/>
          </w:rPr>
          <w:t xml:space="preserve">, </w:t>
        </w:r>
      </w:ins>
      <w:del w:id="486" w:author="Robinson, James (robins64)" w:date="2025-06-27T14:24:00Z">
        <w:r w:rsidDel="00C64445">
          <w:rPr>
            <w:rFonts w:ascii="Times New Roman" w:eastAsia="Times New Roman" w:hAnsi="Times New Roman" w:cs="Times New Roman"/>
          </w:rPr>
          <w:delText xml:space="preserve"> </w:delText>
        </w:r>
      </w:del>
      <w:r>
        <w:rPr>
          <w:rFonts w:ascii="Times New Roman" w:eastAsia="Times New Roman" w:hAnsi="Times New Roman" w:cs="Times New Roman"/>
        </w:rPr>
        <w:t xml:space="preserve">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ins w:id="487" w:author="Robinson, James (robins64)" w:date="2025-05-20T10:15:00Z">
        <w:r w:rsidR="003378B2">
          <w:rPr>
            <w:rFonts w:ascii="Times New Roman" w:eastAsia="Times New Roman" w:hAnsi="Times New Roman" w:cs="Times New Roman"/>
            <w:noProof/>
            <w:color w:val="000000"/>
          </w:rPr>
          <w:t>(74, 75)</w:t>
        </w:r>
      </w:ins>
      <w:del w:id="488" w:author="Robinson, James (robins64)" w:date="2025-05-20T10:06:00Z">
        <w:r w:rsidR="002B7F83" w:rsidDel="001C2B35">
          <w:rPr>
            <w:rFonts w:ascii="Times New Roman" w:eastAsia="Times New Roman" w:hAnsi="Times New Roman" w:cs="Times New Roman"/>
            <w:noProof/>
            <w:color w:val="000000"/>
          </w:rPr>
          <w:delText>(68, 69)</w:delText>
        </w:r>
      </w:del>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ins w:id="489" w:author="Robinson, James (robins64)" w:date="2025-05-20T10:52:00Z">
        <w:r w:rsidR="00873738">
          <w:instrText>ADDIN paperpile_citation &lt;clusterId&gt;R724F871B562Y975&lt;/clusterId&gt;&lt;metadata&gt;&lt;citation&gt;&lt;id&gt;89DF7ADEA04C11EF99D4FC160994A344&lt;/id&gt;&lt;/citation&gt;&lt;citation&gt;&lt;id&gt;8E830DE4A04C11EF9795FC160994A344&lt;/id&gt;&lt;/citation&gt;&lt;citation&gt;&lt;id&gt;9f231eb5-c044-4dca-a333-0e4eb047bab6&lt;/id&gt;&lt;/citation&gt;&lt;/metadata&gt;&lt;data&gt;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&lt;/data&gt; \* MERGEFORMAT</w:instrText>
        </w:r>
      </w:ins>
      <w:del w:id="490" w:author="Robinson, James (robins64)" w:date="2025-05-20T10:52:00Z">
        <w:r w:rsidR="002B7F83" w:rsidDel="00873738">
          <w:del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delInstrText>
        </w:r>
      </w:del>
      <w:r>
        <w:fldChar w:fldCharType="separate"/>
      </w:r>
      <w:ins w:id="491" w:author="Robinson, James (robins64)" w:date="2025-05-20T10:52:00Z">
        <w:r w:rsidR="00873738">
          <w:rPr>
            <w:rFonts w:ascii="Times New Roman" w:eastAsia="Times New Roman" w:hAnsi="Times New Roman" w:cs="Times New Roman"/>
            <w:noProof/>
            <w:color w:val="000000"/>
          </w:rPr>
          <w:t>(23, 76, 77)</w:t>
        </w:r>
      </w:ins>
      <w:del w:id="492" w:author="Robinson, James (robins64)" w:date="2025-05-20T10:06:00Z">
        <w:r w:rsidR="002B7F83" w:rsidDel="001C2B35">
          <w:rPr>
            <w:rFonts w:ascii="Times New Roman" w:eastAsia="Times New Roman" w:hAnsi="Times New Roman" w:cs="Times New Roman"/>
            <w:noProof/>
            <w:color w:val="000000"/>
          </w:rPr>
          <w:delText>(23, 70)</w:delText>
        </w:r>
      </w:del>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ins w:id="493" w:author="Robinson, James (robins64)" w:date="2025-05-20T10:52:00Z">
        <w:r w:rsidR="00873738">
          <w:rPr>
            <w:rFonts w:ascii="Times New Roman" w:eastAsia="Times New Roman" w:hAnsi="Times New Roman" w:cs="Times New Roman"/>
            <w:noProof/>
            <w:color w:val="000000"/>
          </w:rPr>
          <w:t>(78)</w:t>
        </w:r>
      </w:ins>
      <w:del w:id="494" w:author="Robinson, James (robins64)" w:date="2025-05-20T10:06:00Z">
        <w:r w:rsidR="002B7F83" w:rsidDel="001C2B35">
          <w:rPr>
            <w:rFonts w:ascii="Times New Roman" w:eastAsia="Times New Roman" w:hAnsi="Times New Roman" w:cs="Times New Roman"/>
            <w:noProof/>
            <w:color w:val="000000"/>
          </w:rPr>
          <w:delText>(71)</w:delText>
        </w:r>
      </w:del>
      <w:r>
        <w:fldChar w:fldCharType="end"/>
      </w:r>
      <w:r>
        <w:rPr>
          <w:rFonts w:ascii="Times New Roman" w:eastAsia="Times New Roman" w:hAnsi="Times New Roman" w:cs="Times New Roman"/>
        </w:rPr>
        <w:t>. T</w:t>
      </w:r>
      <w:ins w:id="495" w:author="Robinson, James (robins64)" w:date="2025-06-27T10:31:00Z">
        <w:r w:rsidR="00061A81">
          <w:rPr>
            <w:rFonts w:ascii="Times New Roman" w:eastAsia="Times New Roman" w:hAnsi="Times New Roman" w:cs="Times New Roman"/>
          </w:rPr>
          <w:t>ogether, t</w:t>
        </w:r>
      </w:ins>
      <w:r>
        <w:rPr>
          <w:rFonts w:ascii="Times New Roman" w:eastAsia="Times New Roman" w:hAnsi="Times New Roman" w:cs="Times New Roman"/>
        </w:rPr>
        <w:t xml:space="preserve">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ins w:id="496" w:author="Robinson, James (robins64)" w:date="2025-05-20T10:52:00Z">
        <w:r w:rsidR="00873738">
          <w:rPr>
            <w:rFonts w:ascii="Times New Roman" w:eastAsia="Times New Roman" w:hAnsi="Times New Roman" w:cs="Times New Roman"/>
            <w:noProof/>
            <w:color w:val="000000"/>
          </w:rPr>
          <w:t>(79)</w:t>
        </w:r>
      </w:ins>
      <w:del w:id="497" w:author="Robinson, James (robins64)" w:date="2025-05-20T10:06:00Z">
        <w:r w:rsidR="002B7F83" w:rsidDel="001C2B35">
          <w:rPr>
            <w:rFonts w:ascii="Times New Roman" w:eastAsia="Times New Roman" w:hAnsi="Times New Roman" w:cs="Times New Roman"/>
            <w:noProof/>
            <w:color w:val="000000"/>
          </w:rPr>
          <w:delText>(72)</w:delText>
        </w:r>
      </w:del>
      <w:r>
        <w:fldChar w:fldCharType="end"/>
      </w:r>
      <w:r>
        <w:rPr>
          <w:rFonts w:ascii="Times New Roman" w:eastAsia="Times New Roman" w:hAnsi="Times New Roman" w:cs="Times New Roman"/>
        </w:rPr>
        <w:t xml:space="preserve">, </w:t>
      </w:r>
      <w:del w:id="498" w:author="Robinson, James (robins64)" w:date="2025-06-27T10:30:00Z">
        <w:r w:rsidDel="00061A81">
          <w:rPr>
            <w:rFonts w:ascii="Times New Roman" w:eastAsia="Times New Roman" w:hAnsi="Times New Roman" w:cs="Times New Roman"/>
          </w:rPr>
          <w:delText xml:space="preserve">as well as the </w:delText>
        </w:r>
      </w:del>
      <w:r>
        <w:rPr>
          <w:rFonts w:ascii="Times New Roman" w:eastAsia="Times New Roman" w:hAnsi="Times New Roman" w:cs="Times New Roman"/>
        </w:rPr>
        <w:t>increasing access</w:t>
      </w:r>
      <w:del w:id="499" w:author="Robinson, James (robins64)" w:date="2025-06-27T10:30:00Z">
        <w:r w:rsidDel="00061A81">
          <w:rPr>
            <w:rFonts w:ascii="Times New Roman" w:eastAsia="Times New Roman" w:hAnsi="Times New Roman" w:cs="Times New Roman"/>
          </w:rPr>
          <w:delText xml:space="preserve"> to small fish stocks</w:delText>
        </w:r>
      </w:del>
      <w:r>
        <w:rPr>
          <w:rFonts w:ascii="Times New Roman" w:eastAsia="Times New Roman" w:hAnsi="Times New Roman" w:cs="Times New Roman"/>
        </w:rPr>
        <w:t xml:space="preserve">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ins w:id="500" w:author="Robinson, James (robins64)" w:date="2025-05-20T10:52:00Z">
        <w:r w:rsidR="00873738">
          <w:rPr>
            <w:rFonts w:ascii="Times New Roman" w:eastAsia="Times New Roman" w:hAnsi="Times New Roman" w:cs="Times New Roman"/>
            <w:noProof/>
            <w:color w:val="000000"/>
          </w:rPr>
          <w:t>(80)</w:t>
        </w:r>
      </w:ins>
      <w:del w:id="501" w:author="Robinson, James (robins64)" w:date="2025-05-20T10:06:00Z">
        <w:r w:rsidR="002B7F83" w:rsidDel="001C2B35">
          <w:rPr>
            <w:rFonts w:ascii="Times New Roman" w:eastAsia="Times New Roman" w:hAnsi="Times New Roman" w:cs="Times New Roman"/>
            <w:noProof/>
            <w:color w:val="000000"/>
          </w:rPr>
          <w:delText>(73)</w:delText>
        </w:r>
      </w:del>
      <w:r>
        <w:fldChar w:fldCharType="end"/>
      </w:r>
      <w:ins w:id="502" w:author="Robinson, James (robins64)" w:date="2025-06-27T10:30:00Z">
        <w:r w:rsidR="00061A81">
          <w:rPr>
            <w:rFonts w:ascii="Times New Roman" w:eastAsia="Times New Roman" w:hAnsi="Times New Roman" w:cs="Times New Roman"/>
          </w:rPr>
          <w:t xml:space="preserve"> and</w:t>
        </w:r>
      </w:ins>
      <w:ins w:id="503" w:author="Robinson, James (robins64)" w:date="2025-06-27T10:28:00Z">
        <w:r w:rsidR="00061A81">
          <w:rPr>
            <w:rFonts w:ascii="Times New Roman" w:eastAsia="Times New Roman" w:hAnsi="Times New Roman" w:cs="Times New Roman"/>
          </w:rPr>
          <w:t xml:space="preserve"> </w:t>
        </w:r>
      </w:ins>
      <w:del w:id="504" w:author="Robinson, James (robins64)" w:date="2025-06-27T10:28:00Z">
        <w:r w:rsidDel="00061A81">
          <w:rPr>
            <w:rFonts w:ascii="Times New Roman" w:eastAsia="Times New Roman" w:hAnsi="Times New Roman" w:cs="Times New Roman"/>
          </w:rPr>
          <w:delText xml:space="preserve"> and </w:delText>
        </w:r>
      </w:del>
      <w:r>
        <w:rPr>
          <w:rFonts w:ascii="Times New Roman" w:eastAsia="Times New Roman" w:hAnsi="Times New Roman" w:cs="Times New Roman"/>
        </w:rPr>
        <w:t xml:space="preserve">international trade of nutrient-rich catch </w:t>
      </w:r>
      <w:r>
        <w:fldChar w:fldCharType="begin" w:fldLock="1"/>
      </w:r>
      <w:ins w:id="505" w:author="Robinson, James (robins64)" w:date="2025-06-27T10:28:00Z">
        <w:r w:rsidR="00061A81">
          <w:instrText>ADDIN paperpile_citation &lt;clusterId&gt;L592Z658O149T733&lt;/clusterId&gt;&lt;metadata&gt;&lt;citation&gt;&lt;id&gt;03305AECB32211EF80E2E5A6C86158D7&lt;/id&gt;&lt;/citation&gt;&lt;citation&gt;&lt;id&gt;420E62745E3411EFA708F152EBC967A4&lt;/id&gt;&lt;/citation&gt;&lt;/metadata&gt;&lt;data&gt;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&lt;/data&gt; \* MERGEFORMAT</w:instrText>
        </w:r>
      </w:ins>
      <w:del w:id="506" w:author="Robinson, James (robins64)" w:date="2025-06-27T10:28:00Z">
        <w:r w:rsidR="002B7F83" w:rsidDel="00061A81">
          <w:del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delInstrText>
        </w:r>
      </w:del>
      <w:r>
        <w:fldChar w:fldCharType="separate"/>
      </w:r>
      <w:ins w:id="507" w:author="Robinson, James (robins64)" w:date="2025-06-27T10:28:00Z">
        <w:r w:rsidR="00061A81">
          <w:rPr>
            <w:rFonts w:ascii="Times New Roman" w:eastAsia="Times New Roman" w:hAnsi="Times New Roman" w:cs="Times New Roman"/>
            <w:noProof/>
            <w:color w:val="000000"/>
          </w:rPr>
          <w:t>(67, 81)</w:t>
        </w:r>
      </w:ins>
      <w:del w:id="508" w:author="Robinson, James (robins64)" w:date="2025-05-20T10:06:00Z">
        <w:r w:rsidR="002B7F83" w:rsidDel="001C2B35">
          <w:rPr>
            <w:rFonts w:ascii="Times New Roman" w:eastAsia="Times New Roman" w:hAnsi="Times New Roman" w:cs="Times New Roman"/>
            <w:noProof/>
            <w:color w:val="000000"/>
          </w:rPr>
          <w:delText>(61)</w:delText>
        </w:r>
      </w:del>
      <w:r>
        <w:fldChar w:fldCharType="end"/>
      </w:r>
      <w:ins w:id="509" w:author="Robinson, James (robins64)" w:date="2025-06-27T10:28:00Z">
        <w:r w:rsidR="00061A81">
          <w:rPr>
            <w:rFonts w:ascii="Times New Roman" w:eastAsia="Times New Roman" w:hAnsi="Times New Roman" w:cs="Times New Roman"/>
          </w:rPr>
          <w:t xml:space="preserve">, </w:t>
        </w:r>
      </w:ins>
      <w:ins w:id="510" w:author="Robinson, James (robins64)" w:date="2025-06-27T10:29:00Z">
        <w:r w:rsidR="00061A81">
          <w:rPr>
            <w:rFonts w:ascii="Times New Roman" w:eastAsia="Times New Roman" w:hAnsi="Times New Roman" w:cs="Times New Roman"/>
          </w:rPr>
          <w:t xml:space="preserve">and </w:t>
        </w:r>
      </w:ins>
      <w:ins w:id="511" w:author="Robinson, James (robins64)" w:date="2025-06-27T10:31:00Z">
        <w:r w:rsidR="00061A81">
          <w:rPr>
            <w:rFonts w:ascii="Times New Roman" w:eastAsia="Times New Roman" w:hAnsi="Times New Roman" w:cs="Times New Roman"/>
          </w:rPr>
          <w:t xml:space="preserve">prevalence </w:t>
        </w:r>
        <w:r w:rsidR="00061A81" w:rsidRPr="00C64445">
          <w:rPr>
            <w:rFonts w:ascii="Times New Roman" w:eastAsia="Times New Roman" w:hAnsi="Times New Roman" w:cs="Times New Roman"/>
          </w:rPr>
          <w:t xml:space="preserve">of </w:t>
        </w:r>
      </w:ins>
      <w:ins w:id="512" w:author="Robinson, James (robins64)" w:date="2025-06-27T14:24:00Z">
        <w:r w:rsidR="00C64445" w:rsidRPr="00C64445">
          <w:rPr>
            <w:rFonts w:ascii="Times New Roman" w:eastAsia="Times New Roman" w:hAnsi="Times New Roman" w:cs="Times New Roman"/>
            <w:rPrChange w:id="513" w:author="Robinson, James (robins64)" w:date="2025-06-27T14:25:00Z">
              <w:rPr>
                <w:rFonts w:ascii="Times New Roman" w:eastAsia="Times New Roman" w:hAnsi="Times New Roman" w:cs="Times New Roman"/>
                <w:highlight w:val="yellow"/>
              </w:rPr>
            </w:rPrChange>
          </w:rPr>
          <w:t xml:space="preserve">Illegal, Unreported and </w:t>
        </w:r>
        <w:r w:rsidR="00C64445" w:rsidRPr="00C64445">
          <w:rPr>
            <w:rFonts w:ascii="Times New Roman" w:eastAsia="Times New Roman" w:hAnsi="Times New Roman" w:cs="Times New Roman"/>
            <w:rPrChange w:id="514" w:author="Robinson, James (robins64)" w:date="2025-06-27T14:25:00Z">
              <w:rPr>
                <w:rFonts w:ascii="Times New Roman" w:eastAsia="Times New Roman" w:hAnsi="Times New Roman" w:cs="Times New Roman"/>
                <w:highlight w:val="yellow"/>
              </w:rPr>
            </w:rPrChange>
          </w:rPr>
          <w:lastRenderedPageBreak/>
          <w:t xml:space="preserve">Unregulated fishing </w:t>
        </w:r>
      </w:ins>
      <w:ins w:id="515" w:author="Robinson, James (robins64)" w:date="2025-06-27T10:29:00Z">
        <w:r w:rsidR="00061A81">
          <w:fldChar w:fldCharType="begin" w:fldLock="1"/>
        </w:r>
        <w:r w:rsidR="00061A81">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rsidR="00061A81">
          <w:fldChar w:fldCharType="separate"/>
        </w:r>
        <w:r w:rsidR="00061A81">
          <w:rPr>
            <w:rFonts w:ascii="Times New Roman" w:eastAsia="Times New Roman" w:hAnsi="Times New Roman" w:cs="Times New Roman"/>
            <w:noProof/>
            <w:color w:val="000000"/>
          </w:rPr>
          <w:t>(82)</w:t>
        </w:r>
        <w:r w:rsidR="00061A81">
          <w:fldChar w:fldCharType="end"/>
        </w:r>
      </w:ins>
      <w:ins w:id="516" w:author="Robinson, James (robins64)" w:date="2025-06-27T10:31:00Z">
        <w:r w:rsidR="00061A81">
          <w:t>,</w:t>
        </w:r>
      </w:ins>
      <w:del w:id="517" w:author="Robinson, James (robins64)" w:date="2025-06-27T10:29:00Z">
        <w:r w:rsidDel="00061A81">
          <w:rPr>
            <w:rFonts w:ascii="Times New Roman" w:eastAsia="Times New Roman" w:hAnsi="Times New Roman" w:cs="Times New Roman"/>
          </w:rPr>
          <w:delText>,</w:delText>
        </w:r>
      </w:del>
      <w:r>
        <w:rPr>
          <w:rFonts w:ascii="Times New Roman" w:eastAsia="Times New Roman" w:hAnsi="Times New Roman" w:cs="Times New Roman"/>
        </w:rPr>
        <w:t xml:space="preserve"> threatens local and regional supply of dried fish, undermining a critical nutrient resource.</w:t>
      </w:r>
      <w:ins w:id="518" w:author="Lydia O'Meara" w:date="2025-05-07T11:52:00Z">
        <w:r w:rsidR="00674C63">
          <w:rPr>
            <w:rFonts w:ascii="Times New Roman" w:eastAsia="Times New Roman" w:hAnsi="Times New Roman" w:cs="Times New Roman"/>
          </w:rPr>
          <w:t xml:space="preserve"> </w:t>
        </w:r>
      </w:ins>
    </w:p>
    <w:p w14:paraId="492D35A4" w14:textId="77777777" w:rsidR="006A4A72" w:rsidRDefault="006A4A72">
      <w:pPr>
        <w:rPr>
          <w:rFonts w:ascii="Times New Roman" w:eastAsia="Times New Roman" w:hAnsi="Times New Roman" w:cs="Times New Roman"/>
          <w:sz w:val="24"/>
          <w:szCs w:val="24"/>
        </w:rPr>
      </w:pPr>
    </w:p>
    <w:p w14:paraId="0EB412F9" w14:textId="0526963B" w:rsidR="00B1582D" w:rsidDel="005844A0" w:rsidRDefault="00000000">
      <w:pPr>
        <w:spacing w:after="240"/>
        <w:rPr>
          <w:ins w:id="519" w:author="Kathryn Fiorella" w:date="2025-05-07T02:35:00Z"/>
          <w:del w:id="520" w:author="Robinson, James (robins64)" w:date="2025-05-19T16:36:00Z"/>
          <w:rFonts w:ascii="Times New Roman" w:eastAsia="Times New Roman" w:hAnsi="Times New Roman" w:cs="Times New Roman"/>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ins w:id="521" w:author="Robinson, James (robins64)" w:date="2025-06-27T10:28:00Z">
        <w:r w:rsidR="00061A81">
          <w:rPr>
            <w:rFonts w:ascii="Times New Roman" w:eastAsia="Times New Roman" w:hAnsi="Times New Roman" w:cs="Times New Roman"/>
            <w:noProof/>
            <w:color w:val="000000"/>
          </w:rPr>
          <w:t>(83, 84)</w:t>
        </w:r>
      </w:ins>
      <w:del w:id="522" w:author="Robinson, James (robins64)" w:date="2025-05-20T10:06:00Z">
        <w:r w:rsidR="002B7F83" w:rsidDel="001C2B35">
          <w:rPr>
            <w:rFonts w:ascii="Times New Roman" w:eastAsia="Times New Roman" w:hAnsi="Times New Roman" w:cs="Times New Roman"/>
            <w:noProof/>
            <w:color w:val="000000"/>
          </w:rPr>
          <w:delText>(74, 75)</w:delText>
        </w:r>
      </w:del>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w:t>
      </w:r>
      <w:ins w:id="523" w:author="Robinson, James (robins64)" w:date="2025-06-27T10:24:00Z">
        <w:r w:rsidR="00061A81">
          <w:rPr>
            <w:rFonts w:ascii="Times New Roman" w:eastAsia="Times New Roman" w:hAnsi="Times New Roman" w:cs="Times New Roman"/>
          </w:rPr>
          <w:t>S</w:t>
        </w:r>
      </w:ins>
      <w:del w:id="524" w:author="Robinson, James (robins64)" w:date="2025-06-27T10:24:00Z">
        <w:r w:rsidDel="00061A81">
          <w:rPr>
            <w:rFonts w:ascii="Times New Roman" w:eastAsia="Times New Roman" w:hAnsi="Times New Roman" w:cs="Times New Roman"/>
          </w:rPr>
          <w:delText>s</w:delText>
        </w:r>
      </w:del>
      <w:r>
        <w:rPr>
          <w:rFonts w:ascii="Times New Roman" w:eastAsia="Times New Roman" w:hAnsi="Times New Roman" w:cs="Times New Roman"/>
        </w:rPr>
        <w:t xml:space="preserve">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ins w:id="525" w:author="Robinson, James (robins64)" w:date="2025-06-27T10:28:00Z">
        <w:r w:rsidR="00061A81">
          <w:rPr>
            <w:rFonts w:ascii="Times New Roman" w:eastAsia="Times New Roman" w:hAnsi="Times New Roman" w:cs="Times New Roman"/>
            <w:noProof/>
            <w:color w:val="000000"/>
          </w:rPr>
          <w:t>(85, 86)</w:t>
        </w:r>
      </w:ins>
      <w:del w:id="526" w:author="Robinson, James (robins64)" w:date="2025-05-20T10:06:00Z">
        <w:r w:rsidR="002B7F83" w:rsidDel="001C2B35">
          <w:rPr>
            <w:rFonts w:ascii="Times New Roman" w:eastAsia="Times New Roman" w:hAnsi="Times New Roman" w:cs="Times New Roman"/>
            <w:noProof/>
            <w:color w:val="000000"/>
          </w:rPr>
          <w:delText>(76, 77)</w:delText>
        </w:r>
      </w:del>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ins w:id="527" w:author="Robinson, James (robins64)" w:date="2025-06-27T13:51:00Z">
        <w:r w:rsidR="00AE40AB">
          <w:instrText>ADDIN paperpile_citation &lt;clusterId&gt;Z787G845C335A928&lt;/clusterId&gt;&lt;metadata&gt;&lt;citation&gt;&lt;id&gt;91442C3E5E3411EF814BF152EBC967A4&lt;/id&gt;&lt;/citation&gt;&lt;citation&gt;&lt;id&gt;84a0cda3-e7c6-457e-8d3f-166d087c2992&lt;/id&gt;&lt;/citation&gt;&lt;/metadata&gt;&lt;data&gt;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&lt;/data&gt; \* MERGEFORMAT</w:instrText>
        </w:r>
      </w:ins>
      <w:del w:id="528" w:author="Robinson, James (robins64)" w:date="2025-06-27T13:51:00Z">
        <w:r w:rsidR="002B7F83" w:rsidDel="00AE40AB">
          <w:del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delInstrText>
        </w:r>
      </w:del>
      <w:r>
        <w:fldChar w:fldCharType="separate"/>
      </w:r>
      <w:ins w:id="529" w:author="Robinson, James (robins64)" w:date="2025-06-27T13:51:00Z">
        <w:r w:rsidR="00AE40AB">
          <w:rPr>
            <w:rFonts w:ascii="Times New Roman" w:eastAsia="Times New Roman" w:hAnsi="Times New Roman" w:cs="Times New Roman"/>
            <w:noProof/>
            <w:color w:val="000000"/>
          </w:rPr>
          <w:t>(87, 88)</w:t>
        </w:r>
      </w:ins>
      <w:del w:id="530" w:author="Robinson, James (robins64)" w:date="2025-05-20T10:06:00Z">
        <w:r w:rsidR="002B7F83" w:rsidDel="001C2B35">
          <w:rPr>
            <w:rFonts w:ascii="Times New Roman" w:eastAsia="Times New Roman" w:hAnsi="Times New Roman" w:cs="Times New Roman"/>
            <w:noProof/>
            <w:color w:val="000000"/>
          </w:rPr>
          <w:delText>(78)</w:delText>
        </w:r>
      </w:del>
      <w:r>
        <w:fldChar w:fldCharType="end"/>
      </w:r>
      <w:r>
        <w:rPr>
          <w:rFonts w:ascii="Times New Roman" w:eastAsia="Times New Roman" w:hAnsi="Times New Roman" w:cs="Times New Roman"/>
        </w:rPr>
        <w:t xml:space="preserve">. </w:t>
      </w:r>
    </w:p>
    <w:p w14:paraId="666FB1B6" w14:textId="6C410708"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t xml:space="preserve">Dried fish value chains are typically small-scale 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ins w:id="531" w:author="Robinson, James (robins64)" w:date="2025-06-27T13:51:00Z">
        <w:r w:rsidR="00AE40AB">
          <w:rPr>
            <w:rFonts w:ascii="Times New Roman" w:eastAsia="Times New Roman" w:hAnsi="Times New Roman" w:cs="Times New Roman"/>
            <w:noProof/>
            <w:color w:val="000000"/>
          </w:rPr>
          <w:t>(89)</w:t>
        </w:r>
      </w:ins>
      <w:del w:id="532" w:author="Robinson, James (robins64)" w:date="2025-05-20T09:25:00Z">
        <w:r w:rsidR="002B7F83" w:rsidDel="001544C3">
          <w:rPr>
            <w:rFonts w:ascii="Times New Roman" w:eastAsia="Times New Roman" w:hAnsi="Times New Roman" w:cs="Times New Roman"/>
            <w:noProof/>
            <w:color w:val="000000"/>
          </w:rPr>
          <w:delText>(56)</w:delText>
        </w:r>
      </w:del>
      <w:r>
        <w:fldChar w:fldCharType="end"/>
      </w:r>
      <w:r>
        <w:rPr>
          <w:rFonts w:ascii="Times New Roman" w:eastAsia="Times New Roman" w:hAnsi="Times New Roman" w:cs="Times New Roman"/>
        </w:rPr>
        <w:t xml:space="preserve"> </w:t>
      </w:r>
      <w:del w:id="533" w:author="Hicks, Christina" w:date="2025-06-26T16:42:00Z">
        <w:r w:rsidDel="00BF7C1D">
          <w:rPr>
            <w:rFonts w:ascii="Times New Roman" w:eastAsia="Times New Roman" w:hAnsi="Times New Roman" w:cs="Times New Roman"/>
          </w:rPr>
          <w:delText xml:space="preserve">can </w:delText>
        </w:r>
      </w:del>
      <w:ins w:id="534" w:author="Hicks, Christina" w:date="2025-06-26T16:42:00Z">
        <w:r w:rsidR="00BF7C1D">
          <w:rPr>
            <w:rFonts w:ascii="Times New Roman" w:eastAsia="Times New Roman" w:hAnsi="Times New Roman" w:cs="Times New Roman"/>
          </w:rPr>
          <w:t xml:space="preserve">may </w:t>
        </w:r>
      </w:ins>
      <w:r>
        <w:rPr>
          <w:rFonts w:ascii="Times New Roman" w:eastAsia="Times New Roman" w:hAnsi="Times New Roman" w:cs="Times New Roman"/>
        </w:rPr>
        <w:t xml:space="preserve">help enhance the supply of dried, small fish while protecting livelihoods and associated economic and cultural benefits. </w:t>
      </w:r>
      <w:ins w:id="535" w:author="Robinson, James (robins64)" w:date="2025-05-20T09:08:00Z">
        <w:r w:rsidR="00D02302">
          <w:rPr>
            <w:rFonts w:ascii="Times New Roman" w:eastAsia="Times New Roman" w:hAnsi="Times New Roman" w:cs="Times New Roman"/>
          </w:rPr>
          <w:t>For example,</w:t>
        </w:r>
      </w:ins>
      <w:ins w:id="536" w:author="Robinson, James (robins64)" w:date="2025-05-20T09:07:00Z">
        <w:r w:rsidR="00D02302" w:rsidRPr="00870551">
          <w:rPr>
            <w:rFonts w:ascii="Times New Roman" w:eastAsia="Times New Roman" w:hAnsi="Times New Roman" w:cs="Times New Roman"/>
          </w:rPr>
          <w:t xml:space="preserve"> improved storage and drying equipment</w:t>
        </w:r>
        <w:r w:rsidR="00D02302">
          <w:rPr>
            <w:rFonts w:ascii="Times New Roman" w:eastAsia="Times New Roman" w:hAnsi="Times New Roman" w:cs="Times New Roman"/>
          </w:rPr>
          <w:t xml:space="preserve"> (e.g. solar dryers)</w:t>
        </w:r>
      </w:ins>
      <w:ins w:id="537" w:author="Robinson, James (robins64)" w:date="2025-05-20T09:08:00Z">
        <w:r w:rsidR="00D02302">
          <w:rPr>
            <w:rFonts w:ascii="Times New Roman" w:eastAsia="Times New Roman" w:hAnsi="Times New Roman" w:cs="Times New Roman"/>
          </w:rPr>
          <w:t xml:space="preserve"> can</w:t>
        </w:r>
      </w:ins>
      <w:ins w:id="538" w:author="Robinson, James (robins64)" w:date="2025-05-20T09:07:00Z">
        <w:r w:rsidR="00D02302">
          <w:rPr>
            <w:rFonts w:ascii="Times New Roman" w:eastAsia="Times New Roman" w:hAnsi="Times New Roman" w:cs="Times New Roman"/>
          </w:rPr>
          <w:t xml:space="preserve"> help </w:t>
        </w:r>
        <w:r w:rsidR="00D02302" w:rsidRPr="00673BEB">
          <w:rPr>
            <w:rFonts w:ascii="Times New Roman" w:eastAsia="Times New Roman" w:hAnsi="Times New Roman" w:cs="Times New Roman"/>
          </w:rPr>
          <w:t xml:space="preserve">to </w:t>
        </w:r>
        <w:r w:rsidR="00D02302" w:rsidRPr="00870551">
          <w:rPr>
            <w:rFonts w:ascii="Times New Roman" w:eastAsia="Times New Roman" w:hAnsi="Times New Roman" w:cs="Times New Roman"/>
          </w:rPr>
          <w:t xml:space="preserve">prevent </w:t>
        </w:r>
        <w:r w:rsidR="00D02302" w:rsidRPr="00673BEB">
          <w:rPr>
            <w:rFonts w:ascii="Times New Roman" w:eastAsia="Times New Roman" w:hAnsi="Times New Roman" w:cs="Times New Roman"/>
          </w:rPr>
          <w:t xml:space="preserve">spoilage and </w:t>
        </w:r>
        <w:r w:rsidR="00D02302" w:rsidRPr="00870551">
          <w:rPr>
            <w:rFonts w:ascii="Times New Roman" w:eastAsia="Times New Roman" w:hAnsi="Times New Roman" w:cs="Times New Roman"/>
          </w:rPr>
          <w:t xml:space="preserve">contamination </w:t>
        </w:r>
        <w:r w:rsidR="00D02302" w:rsidRPr="00870551">
          <w:fldChar w:fldCharType="begin" w:fldLock="1"/>
        </w:r>
        <w:r w:rsidR="00D02302">
          <w:instrText>ADDIN paperpile_citation &lt;clusterId&gt;U262I352E642B433&lt;/clusterId&gt;&lt;metadata&gt;&lt;citation&gt;&lt;id&gt;8F1464DE355211EFB8F250CF945E4932&lt;/id&gt;&lt;/citation&gt;&lt;citation&gt;&lt;id&gt;259466D8654211EF8E5E8FBA945E4932&lt;/id&gt;&lt;/citation&gt;&lt;/metadata&gt;&lt;data&gt;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&lt;/data&gt; \* MERGEFORMAT</w:instrText>
        </w:r>
        <w:r w:rsidR="00D02302" w:rsidRPr="00870551">
          <w:fldChar w:fldCharType="separate"/>
        </w:r>
      </w:ins>
      <w:ins w:id="539" w:author="Robinson, James (robins64)" w:date="2025-06-27T13:51:00Z">
        <w:r w:rsidR="00AE40AB">
          <w:rPr>
            <w:rFonts w:ascii="Times New Roman" w:eastAsia="Times New Roman" w:hAnsi="Times New Roman" w:cs="Times New Roman"/>
            <w:noProof/>
            <w:color w:val="000000"/>
          </w:rPr>
          <w:t>(36, 90)</w:t>
        </w:r>
      </w:ins>
      <w:ins w:id="540" w:author="Robinson, James (robins64)" w:date="2025-05-20T09:07:00Z">
        <w:r w:rsidR="00D02302" w:rsidRPr="00870551">
          <w:fldChar w:fldCharType="end"/>
        </w:r>
      </w:ins>
      <w:ins w:id="541" w:author="Robinson, James (robins64)" w:date="2025-06-27T14:01:00Z">
        <w:r w:rsidR="00FC1B64">
          <w:rPr>
            <w:rFonts w:ascii="Times New Roman" w:eastAsia="Times New Roman" w:hAnsi="Times New Roman" w:cs="Times New Roman"/>
          </w:rPr>
          <w:t>, while removal of financial barriers (e.g. through accounting and entrepreneurial training</w:t>
        </w:r>
        <w:r w:rsidR="00FC1B64" w:rsidRPr="0014589C">
          <w:rPr>
            <w:rFonts w:ascii="Times New Roman" w:eastAsia="Times New Roman" w:hAnsi="Times New Roman" w:cs="Times New Roman"/>
          </w:rPr>
          <w:t xml:space="preserve"> </w:t>
        </w:r>
        <w:r w:rsidR="00FC1B64">
          <w:rPr>
            <w:rFonts w:ascii="Times New Roman" w:eastAsia="Times New Roman" w:hAnsi="Times New Roman" w:cs="Times New Roman"/>
          </w:rPr>
          <w:t xml:space="preserve">or the provision of grants or loans) can support </w:t>
        </w:r>
        <w:r w:rsidR="00FC1B64" w:rsidRPr="003742B5">
          <w:rPr>
            <w:rFonts w:ascii="Times New Roman" w:eastAsia="Times New Roman" w:hAnsi="Times New Roman" w:cs="Times New Roman"/>
          </w:rPr>
          <w:t xml:space="preserve">entry of marginalised groups and women into fish </w:t>
        </w:r>
        <w:r w:rsidR="00FC1B64">
          <w:rPr>
            <w:rFonts w:ascii="Times New Roman" w:eastAsia="Times New Roman" w:hAnsi="Times New Roman" w:cs="Times New Roman"/>
          </w:rPr>
          <w:t>food systems</w:t>
        </w:r>
        <w:r w:rsidR="00FC1B64" w:rsidRPr="003742B5">
          <w:rPr>
            <w:rFonts w:ascii="Times New Roman" w:eastAsia="Times New Roman" w:hAnsi="Times New Roman" w:cs="Times New Roman"/>
          </w:rPr>
          <w:t xml:space="preserve"> </w:t>
        </w:r>
        <w:r w:rsidR="00FC1B64">
          <w:rPr>
            <w:rFonts w:ascii="Times New Roman" w:eastAsia="Times New Roman" w:hAnsi="Times New Roman" w:cs="Times New Roman"/>
          </w:rPr>
          <w:fldChar w:fldCharType="begin" w:fldLock="1"/>
        </w:r>
        <w:r w:rsidR="00FC1B64">
          <w:rPr>
            <w:rFonts w:ascii="Times New Roman" w:eastAsia="Times New Roman" w:hAnsi="Times New Roman" w:cs="Times New Roman"/>
          </w:rPr>
          <w:instrText>ADDIN paperpile_citation &lt;clusterId&gt;E919S169O759L161&lt;/clusterId&gt;&lt;metadata&gt;&lt;citation&gt;&lt;id&gt;1371bbb0-59f9-4be9-8e0e-67d60915d44d&lt;/id&gt;&lt;/citation&gt;&lt;/metadata&gt;&lt;data&gt;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&lt;/data&gt; \* MERGEFORMAT</w:instrText>
        </w:r>
        <w:r w:rsidR="00FC1B64">
          <w:rPr>
            <w:rFonts w:ascii="Times New Roman" w:eastAsia="Times New Roman" w:hAnsi="Times New Roman" w:cs="Times New Roman"/>
          </w:rPr>
          <w:fldChar w:fldCharType="separate"/>
        </w:r>
      </w:ins>
      <w:ins w:id="542" w:author="Robinson, James (robins64)" w:date="2025-06-27T14:17:00Z">
        <w:r w:rsidR="00D00575">
          <w:rPr>
            <w:rFonts w:ascii="Times New Roman" w:eastAsia="Times New Roman" w:hAnsi="Times New Roman" w:cs="Times New Roman"/>
            <w:noProof/>
          </w:rPr>
          <w:t>(91)</w:t>
        </w:r>
      </w:ins>
      <w:ins w:id="543" w:author="Robinson, James (robins64)" w:date="2025-06-27T14:01:00Z">
        <w:r w:rsidR="00FC1B64">
          <w:rPr>
            <w:rFonts w:ascii="Times New Roman" w:eastAsia="Times New Roman" w:hAnsi="Times New Roman" w:cs="Times New Roman"/>
          </w:rPr>
          <w:fldChar w:fldCharType="end"/>
        </w:r>
        <w:r w:rsidR="00FC1B64">
          <w:rPr>
            <w:rFonts w:ascii="Times New Roman" w:eastAsia="Times New Roman" w:hAnsi="Times New Roman" w:cs="Times New Roman"/>
          </w:rPr>
          <w:t xml:space="preserve">. </w:t>
        </w:r>
      </w:ins>
      <w:ins w:id="544" w:author="Hicks, Christina" w:date="2025-06-26T16:49:00Z">
        <w:r w:rsidR="0014589C">
          <w:rPr>
            <w:rFonts w:ascii="Times New Roman" w:eastAsia="Times New Roman" w:hAnsi="Times New Roman" w:cs="Times New Roman"/>
          </w:rPr>
          <w:t>However, s</w:t>
        </w:r>
      </w:ins>
      <w:ins w:id="545" w:author="Robinson, James (robins64)" w:date="2025-05-20T09:07:00Z">
        <w:del w:id="546" w:author="Hicks, Christina" w:date="2025-06-26T16:49:00Z">
          <w:r w:rsidR="00D02302" w:rsidDel="0014589C">
            <w:rPr>
              <w:rFonts w:ascii="Times New Roman" w:eastAsia="Times New Roman" w:hAnsi="Times New Roman" w:cs="Times New Roman"/>
            </w:rPr>
            <w:delText>S</w:delText>
          </w:r>
        </w:del>
        <w:r w:rsidR="00D02302">
          <w:rPr>
            <w:rFonts w:ascii="Times New Roman" w:eastAsia="Times New Roman" w:hAnsi="Times New Roman" w:cs="Times New Roman"/>
          </w:rPr>
          <w:t>uch</w:t>
        </w:r>
        <w:r w:rsidR="00D02302" w:rsidRPr="00870551">
          <w:rPr>
            <w:rFonts w:ascii="Times New Roman" w:eastAsia="Times New Roman" w:hAnsi="Times New Roman" w:cs="Times New Roman"/>
          </w:rPr>
          <w:t xml:space="preserve"> interventions should be developed in ways that</w:t>
        </w:r>
        <w:r w:rsidR="00D02302" w:rsidRPr="00870551">
          <w:rPr>
            <w:rFonts w:ascii="Times New Roman" w:hAnsi="Times New Roman" w:cs="Times New Roman"/>
          </w:rPr>
          <w:t xml:space="preserve"> </w:t>
        </w:r>
        <w:r w:rsidR="00D02302" w:rsidRPr="00870551">
          <w:rPr>
            <w:rFonts w:ascii="Times New Roman" w:eastAsia="Times New Roman" w:hAnsi="Times New Roman" w:cs="Times New Roman"/>
          </w:rPr>
          <w:t xml:space="preserve">avoid </w:t>
        </w:r>
      </w:ins>
      <w:ins w:id="547" w:author="Hicks, Christina" w:date="2025-06-26T16:50:00Z">
        <w:r w:rsidR="0014589C">
          <w:rPr>
            <w:rFonts w:ascii="Times New Roman" w:eastAsia="Times New Roman" w:hAnsi="Times New Roman" w:cs="Times New Roman"/>
          </w:rPr>
          <w:t xml:space="preserve">creating new or </w:t>
        </w:r>
      </w:ins>
      <w:ins w:id="548" w:author="Robinson, James (robins64)" w:date="2025-05-20T09:07:00Z">
        <w:r w:rsidR="00D02302" w:rsidRPr="00870551">
          <w:rPr>
            <w:rFonts w:ascii="Times New Roman" w:eastAsia="Times New Roman" w:hAnsi="Times New Roman" w:cs="Times New Roman"/>
          </w:rPr>
          <w:t xml:space="preserve">exacerbating existing inequalities (e.g. </w:t>
        </w:r>
      </w:ins>
      <w:ins w:id="549" w:author="Hicks, Christina" w:date="2025-06-26T16:49:00Z">
        <w:r w:rsidR="0014589C">
          <w:rPr>
            <w:rFonts w:ascii="Times New Roman" w:eastAsia="Times New Roman" w:hAnsi="Times New Roman" w:cs="Times New Roman"/>
          </w:rPr>
          <w:t xml:space="preserve">associated with </w:t>
        </w:r>
      </w:ins>
      <w:ins w:id="550" w:author="Robinson, James (robins64)" w:date="2025-05-20T09:07:00Z">
        <w:r w:rsidR="00D02302" w:rsidRPr="00870551">
          <w:rPr>
            <w:rFonts w:ascii="Times New Roman" w:eastAsia="Times New Roman" w:hAnsi="Times New Roman" w:cs="Times New Roman"/>
          </w:rPr>
          <w:t xml:space="preserve">gender, class) </w:t>
        </w:r>
        <w:r w:rsidR="00D02302" w:rsidRPr="00870551">
          <w:fldChar w:fldCharType="begin" w:fldLock="1"/>
        </w:r>
        <w:r w:rsidR="00D02302" w:rsidRPr="00870551">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rsidR="00D02302" w:rsidRPr="00870551">
          <w:fldChar w:fldCharType="separate"/>
        </w:r>
      </w:ins>
      <w:ins w:id="551" w:author="Robinson, James (robins64)" w:date="2025-06-27T14:17:00Z">
        <w:r w:rsidR="00D00575">
          <w:rPr>
            <w:rFonts w:ascii="Times New Roman" w:eastAsia="Times New Roman" w:hAnsi="Times New Roman" w:cs="Times New Roman"/>
            <w:noProof/>
            <w:color w:val="000000"/>
          </w:rPr>
          <w:t>(92)</w:t>
        </w:r>
      </w:ins>
      <w:ins w:id="552" w:author="Robinson, James (robins64)" w:date="2025-05-20T09:07:00Z">
        <w:r w:rsidR="00D02302" w:rsidRPr="00870551">
          <w:fldChar w:fldCharType="end"/>
        </w:r>
        <w:r w:rsidR="00D02302">
          <w:t>,</w:t>
        </w:r>
        <w:r w:rsidR="00D02302">
          <w:rPr>
            <w:rFonts w:ascii="Times New Roman" w:eastAsia="Times New Roman" w:hAnsi="Times New Roman" w:cs="Times New Roman"/>
          </w:rPr>
          <w:t xml:space="preserve"> </w:t>
        </w:r>
      </w:ins>
      <w:ins w:id="553" w:author="Robinson, James (robins64)" w:date="2025-05-20T09:08:00Z">
        <w:r w:rsidR="00D02302">
          <w:rPr>
            <w:rFonts w:ascii="Times New Roman" w:eastAsia="Times New Roman" w:hAnsi="Times New Roman" w:cs="Times New Roman"/>
          </w:rPr>
          <w:t>and include</w:t>
        </w:r>
      </w:ins>
      <w:ins w:id="554" w:author="Robinson, James (robins64)" w:date="2025-05-20T09:07:00Z">
        <w:r w:rsidR="00D02302">
          <w:rPr>
            <w:rFonts w:ascii="Times New Roman" w:eastAsia="Times New Roman" w:hAnsi="Times New Roman" w:cs="Times New Roman"/>
          </w:rPr>
          <w:t xml:space="preserve"> training, infrastructure, and </w:t>
        </w:r>
        <w:del w:id="555" w:author="Hicks, Christina" w:date="2025-06-26T16:51:00Z">
          <w:r w:rsidR="00D02302" w:rsidDel="0014589C">
            <w:rPr>
              <w:rFonts w:ascii="Times New Roman" w:eastAsia="Times New Roman" w:hAnsi="Times New Roman" w:cs="Times New Roman"/>
            </w:rPr>
            <w:delText xml:space="preserve">stakeholder </w:delText>
          </w:r>
        </w:del>
        <w:r w:rsidR="00D02302">
          <w:rPr>
            <w:rFonts w:ascii="Times New Roman" w:eastAsia="Times New Roman" w:hAnsi="Times New Roman" w:cs="Times New Roman"/>
          </w:rPr>
          <w:t xml:space="preserve">engagement </w:t>
        </w:r>
      </w:ins>
      <w:ins w:id="556" w:author="Robinson, James (robins64)" w:date="2025-05-20T09:08:00Z">
        <w:r w:rsidR="00D02302">
          <w:rPr>
            <w:rFonts w:ascii="Times New Roman" w:eastAsia="Times New Roman" w:hAnsi="Times New Roman" w:cs="Times New Roman"/>
          </w:rPr>
          <w:t xml:space="preserve">to </w:t>
        </w:r>
      </w:ins>
      <w:ins w:id="557" w:author="Robinson, James (robins64)" w:date="2025-05-20T09:09:00Z">
        <w:r w:rsidR="00D02302">
          <w:rPr>
            <w:rFonts w:ascii="Times New Roman" w:eastAsia="Times New Roman" w:hAnsi="Times New Roman" w:cs="Times New Roman"/>
          </w:rPr>
          <w:t xml:space="preserve">enhance uptake by </w:t>
        </w:r>
      </w:ins>
      <w:ins w:id="558" w:author="Robinson, James (robins64)" w:date="2025-05-20T09:07:00Z">
        <w:r w:rsidR="00D02302">
          <w:rPr>
            <w:rFonts w:ascii="Times New Roman" w:eastAsia="Times New Roman" w:hAnsi="Times New Roman" w:cs="Times New Roman"/>
          </w:rPr>
          <w:t xml:space="preserve">fishing communities </w:t>
        </w:r>
        <w:r w:rsidR="00D02302">
          <w:rPr>
            <w:rFonts w:ascii="Times New Roman" w:eastAsia="Times New Roman" w:hAnsi="Times New Roman" w:cs="Times New Roman"/>
          </w:rPr>
          <w:fldChar w:fldCharType="begin" w:fldLock="1"/>
        </w:r>
        <w:r w:rsidR="00D02302">
          <w:rPr>
            <w:rFonts w:ascii="Times New Roman" w:eastAsia="Times New Roman" w:hAnsi="Times New Roman" w:cs="Times New Roman"/>
          </w:rPr>
          <w:instrText>ADDIN paperpile_citation &lt;clusterId&gt;O443C491R881V514&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r w:rsidR="00D02302">
          <w:rPr>
            <w:rFonts w:ascii="Times New Roman" w:eastAsia="Times New Roman" w:hAnsi="Times New Roman" w:cs="Times New Roman"/>
          </w:rPr>
          <w:fldChar w:fldCharType="separate"/>
        </w:r>
      </w:ins>
      <w:ins w:id="559" w:author="Robinson, James (robins64)" w:date="2025-06-27T13:51:00Z">
        <w:r w:rsidR="00AE40AB">
          <w:rPr>
            <w:rFonts w:ascii="Times New Roman" w:eastAsia="Times New Roman" w:hAnsi="Times New Roman" w:cs="Times New Roman"/>
            <w:noProof/>
          </w:rPr>
          <w:t>(89)</w:t>
        </w:r>
      </w:ins>
      <w:ins w:id="560" w:author="Robinson, James (robins64)" w:date="2025-05-20T09:07:00Z">
        <w:r w:rsidR="00D02302">
          <w:rPr>
            <w:rFonts w:ascii="Times New Roman" w:eastAsia="Times New Roman" w:hAnsi="Times New Roman" w:cs="Times New Roman"/>
          </w:rPr>
          <w:fldChar w:fldCharType="end"/>
        </w:r>
        <w:r w:rsidR="00D02302">
          <w:rPr>
            <w:rFonts w:ascii="Times New Roman" w:eastAsia="Times New Roman" w:hAnsi="Times New Roman" w:cs="Times New Roman"/>
          </w:rPr>
          <w:t>.</w:t>
        </w:r>
      </w:ins>
      <w:ins w:id="561" w:author="Hicks, Christina" w:date="2025-06-26T16:52:00Z">
        <w:del w:id="562" w:author="Robinson, James (robins64)" w:date="2025-06-27T13:58:00Z">
          <w:r w:rsidR="0014589C" w:rsidDel="00FC1B64">
            <w:rPr>
              <w:rFonts w:ascii="Times New Roman" w:eastAsia="Times New Roman" w:hAnsi="Times New Roman" w:cs="Times New Roman"/>
            </w:rPr>
            <w:delText>R</w:delText>
          </w:r>
        </w:del>
        <w:del w:id="563" w:author="Robinson, James (robins64)" w:date="2025-06-27T14:01:00Z">
          <w:r w:rsidR="0014589C" w:rsidDel="00FC1B64">
            <w:rPr>
              <w:rFonts w:ascii="Times New Roman" w:eastAsia="Times New Roman" w:hAnsi="Times New Roman" w:cs="Times New Roman"/>
            </w:rPr>
            <w:delText xml:space="preserve">through </w:delText>
          </w:r>
        </w:del>
      </w:ins>
      <w:ins w:id="564" w:author="Hicks, Christina" w:date="2025-06-26T16:53:00Z">
        <w:del w:id="565" w:author="Robinson, James (robins64)" w:date="2025-06-27T14:01:00Z">
          <w:r w:rsidR="0014589C" w:rsidRPr="0014589C" w:rsidDel="00FC1B64">
            <w:rPr>
              <w:rFonts w:ascii="Times New Roman" w:eastAsia="Times New Roman" w:hAnsi="Times New Roman" w:cs="Times New Roman"/>
            </w:rPr>
            <w:delText xml:space="preserve"> </w:delText>
          </w:r>
          <w:r w:rsidR="0014589C" w:rsidDel="00FC1B64">
            <w:rPr>
              <w:rFonts w:ascii="Times New Roman" w:eastAsia="Times New Roman" w:hAnsi="Times New Roman" w:cs="Times New Roman"/>
            </w:rPr>
            <w:delText>or the provision of</w:delText>
          </w:r>
        </w:del>
      </w:ins>
      <w:ins w:id="566" w:author="Hicks, Christina" w:date="2025-06-26T16:54:00Z">
        <w:del w:id="567" w:author="Robinson, James (robins64)" w:date="2025-06-27T14:01:00Z">
          <w:r w:rsidR="0014589C" w:rsidDel="00FC1B64">
            <w:rPr>
              <w:rFonts w:ascii="Times New Roman" w:eastAsia="Times New Roman" w:hAnsi="Times New Roman" w:cs="Times New Roman"/>
            </w:rPr>
            <w:delText xml:space="preserve"> grants or</w:delText>
          </w:r>
        </w:del>
      </w:ins>
      <w:ins w:id="568" w:author="Hicks, Christina" w:date="2025-06-26T16:53:00Z">
        <w:del w:id="569" w:author="Robinson, James (robins64)" w:date="2025-06-27T14:01:00Z">
          <w:r w:rsidR="0014589C" w:rsidDel="00FC1B64">
            <w:rPr>
              <w:rFonts w:ascii="Times New Roman" w:eastAsia="Times New Roman" w:hAnsi="Times New Roman" w:cs="Times New Roman"/>
            </w:rPr>
            <w:delText xml:space="preserve"> loans</w:delText>
          </w:r>
        </w:del>
      </w:ins>
      <w:ins w:id="570" w:author="Hicks, Christina" w:date="2025-06-26T16:55:00Z">
        <w:del w:id="571" w:author="Robinson, James (robins64)" w:date="2025-06-27T13:59:00Z">
          <w:r w:rsidR="0014589C" w:rsidDel="00FC1B64">
            <w:rPr>
              <w:rFonts w:ascii="Times New Roman" w:eastAsia="Times New Roman" w:hAnsi="Times New Roman" w:cs="Times New Roman"/>
            </w:rPr>
            <w:delText xml:space="preserve">but </w:delText>
          </w:r>
        </w:del>
      </w:ins>
      <w:ins w:id="572" w:author="Robinson, James (robins64)" w:date="2025-06-27T13:59:00Z">
        <w:r w:rsidR="00FC1B64">
          <w:rPr>
            <w:rFonts w:ascii="Times New Roman" w:eastAsia="Times New Roman" w:hAnsi="Times New Roman" w:cs="Times New Roman"/>
          </w:rPr>
          <w:t xml:space="preserve"> </w:t>
        </w:r>
      </w:ins>
      <w:ins w:id="573" w:author="Robinson, James (robins64)" w:date="2025-06-27T14:02:00Z">
        <w:r w:rsidR="00443299">
          <w:rPr>
            <w:rFonts w:ascii="Times New Roman" w:eastAsia="Times New Roman" w:hAnsi="Times New Roman" w:cs="Times New Roman"/>
          </w:rPr>
          <w:t>P</w:t>
        </w:r>
      </w:ins>
      <w:ins w:id="574" w:author="Robinson, James (robins64)" w:date="2025-06-27T13:59:00Z">
        <w:r w:rsidR="00FC1B64">
          <w:rPr>
            <w:rFonts w:ascii="Times New Roman" w:eastAsia="Times New Roman" w:hAnsi="Times New Roman" w:cs="Times New Roman"/>
          </w:rPr>
          <w:t xml:space="preserve">olicies </w:t>
        </w:r>
      </w:ins>
      <w:ins w:id="575" w:author="Robinson, James (robins64)" w:date="2025-06-27T14:02:00Z">
        <w:r w:rsidR="00443299">
          <w:rPr>
            <w:rFonts w:ascii="Times New Roman" w:eastAsia="Times New Roman" w:hAnsi="Times New Roman" w:cs="Times New Roman"/>
          </w:rPr>
          <w:t xml:space="preserve">also </w:t>
        </w:r>
      </w:ins>
      <w:ins w:id="576" w:author="Hicks, Christina" w:date="2025-06-26T16:55:00Z">
        <w:r w:rsidR="0014589C">
          <w:rPr>
            <w:rFonts w:ascii="Times New Roman" w:eastAsia="Times New Roman" w:hAnsi="Times New Roman" w:cs="Times New Roman"/>
          </w:rPr>
          <w:t xml:space="preserve">need to </w:t>
        </w:r>
      </w:ins>
      <w:ins w:id="577" w:author="Robinson, James (robins64)" w:date="2025-06-27T14:09:00Z">
        <w:r w:rsidR="00443299">
          <w:rPr>
            <w:rFonts w:ascii="Times New Roman" w:eastAsia="Times New Roman" w:hAnsi="Times New Roman" w:cs="Times New Roman"/>
          </w:rPr>
          <w:t xml:space="preserve">minimize </w:t>
        </w:r>
      </w:ins>
      <w:ins w:id="578" w:author="Hicks, Christina" w:date="2025-06-26T16:55:00Z">
        <w:del w:id="579" w:author="Robinson, James (robins64)" w:date="2025-06-27T14:09:00Z">
          <w:r w:rsidR="0014589C" w:rsidDel="00443299">
            <w:rPr>
              <w:rFonts w:ascii="Times New Roman" w:eastAsia="Times New Roman" w:hAnsi="Times New Roman" w:cs="Times New Roman"/>
            </w:rPr>
            <w:delText xml:space="preserve">ensure </w:delText>
          </w:r>
        </w:del>
      </w:ins>
      <w:ins w:id="580" w:author="Robinson, James (robins64)" w:date="2025-05-20T09:07:00Z">
        <w:del w:id="581" w:author="Hicks, Christina" w:date="2025-06-26T16:55:00Z">
          <w:r w:rsidR="00D02302" w:rsidRPr="003742B5" w:rsidDel="0014589C">
            <w:rPr>
              <w:rFonts w:ascii="Times New Roman" w:eastAsia="Times New Roman" w:hAnsi="Times New Roman" w:cs="Times New Roman"/>
            </w:rPr>
            <w:delText xml:space="preserve">minimising </w:delText>
          </w:r>
        </w:del>
        <w:r w:rsidR="00D02302" w:rsidRPr="003742B5">
          <w:rPr>
            <w:rFonts w:ascii="Times New Roman" w:eastAsia="Times New Roman" w:hAnsi="Times New Roman" w:cs="Times New Roman"/>
          </w:rPr>
          <w:t xml:space="preserve">risks </w:t>
        </w:r>
        <w:r w:rsidR="00D02302">
          <w:rPr>
            <w:rFonts w:ascii="Times New Roman" w:eastAsia="Times New Roman" w:hAnsi="Times New Roman" w:cs="Times New Roman"/>
          </w:rPr>
          <w:t xml:space="preserve">associated with value chain </w:t>
        </w:r>
        <w:r w:rsidR="00D02302" w:rsidRPr="003742B5">
          <w:rPr>
            <w:rFonts w:ascii="Times New Roman" w:eastAsia="Times New Roman" w:hAnsi="Times New Roman" w:cs="Times New Roman"/>
          </w:rPr>
          <w:t>commercialization</w:t>
        </w:r>
      </w:ins>
      <w:ins w:id="582" w:author="Robinson, James (robins64)" w:date="2025-06-27T14:20:00Z">
        <w:r w:rsidR="00D00575">
          <w:rPr>
            <w:rFonts w:ascii="Times New Roman" w:eastAsia="Times New Roman" w:hAnsi="Times New Roman" w:cs="Times New Roman"/>
          </w:rPr>
          <w:t xml:space="preserve"> that impact </w:t>
        </w:r>
      </w:ins>
      <w:ins w:id="583" w:author="Robinson, James (robins64)" w:date="2025-06-27T14:16:00Z">
        <w:r w:rsidR="00D00575">
          <w:rPr>
            <w:rFonts w:ascii="Times New Roman" w:eastAsia="Times New Roman" w:hAnsi="Times New Roman" w:cs="Times New Roman"/>
          </w:rPr>
          <w:t>fishers</w:t>
        </w:r>
      </w:ins>
      <w:ins w:id="584" w:author="Robinson, James (robins64)" w:date="2025-06-27T14:17:00Z">
        <w:r w:rsidR="00D00575">
          <w:rPr>
            <w:rFonts w:ascii="Times New Roman" w:eastAsia="Times New Roman" w:hAnsi="Times New Roman" w:cs="Times New Roman"/>
          </w:rPr>
          <w:t>,</w:t>
        </w:r>
      </w:ins>
      <w:ins w:id="585" w:author="Robinson, James (robins64)" w:date="2025-06-27T14:16:00Z">
        <w:r w:rsidR="00D00575">
          <w:rPr>
            <w:rFonts w:ascii="Times New Roman" w:eastAsia="Times New Roman" w:hAnsi="Times New Roman" w:cs="Times New Roman"/>
          </w:rPr>
          <w:t xml:space="preserve"> processors</w:t>
        </w:r>
      </w:ins>
      <w:ins w:id="586" w:author="Robinson, James (robins64)" w:date="2025-06-27T14:19:00Z">
        <w:r w:rsidR="00D00575">
          <w:rPr>
            <w:rFonts w:ascii="Times New Roman" w:eastAsia="Times New Roman" w:hAnsi="Times New Roman" w:cs="Times New Roman"/>
          </w:rPr>
          <w:t xml:space="preserve">, and consumers </w:t>
        </w:r>
      </w:ins>
      <w:ins w:id="587" w:author="Hicks, Christina" w:date="2025-06-26T16:55:00Z">
        <w:del w:id="588" w:author="Robinson, James (robins64)" w:date="2025-06-27T14:09:00Z">
          <w:r w:rsidR="00DD4B3B" w:rsidDel="00443299">
            <w:rPr>
              <w:rFonts w:ascii="Times New Roman" w:eastAsia="Times New Roman" w:hAnsi="Times New Roman" w:cs="Times New Roman"/>
            </w:rPr>
            <w:delText xml:space="preserve"> are</w:delText>
          </w:r>
        </w:del>
        <w:del w:id="589" w:author="Robinson, James (robins64)" w:date="2025-06-27T14:13:00Z">
          <w:r w:rsidR="00DD4B3B" w:rsidDel="00D00575">
            <w:rPr>
              <w:rFonts w:ascii="Times New Roman" w:eastAsia="Times New Roman" w:hAnsi="Times New Roman" w:cs="Times New Roman"/>
            </w:rPr>
            <w:delText xml:space="preserve"> </w:delText>
          </w:r>
        </w:del>
        <w:del w:id="590" w:author="Robinson, James (robins64)" w:date="2025-06-27T14:09:00Z">
          <w:r w:rsidR="00DD4B3B" w:rsidDel="00443299">
            <w:rPr>
              <w:rFonts w:ascii="Times New Roman" w:eastAsia="Times New Roman" w:hAnsi="Times New Roman" w:cs="Times New Roman"/>
            </w:rPr>
            <w:delText>minimized</w:delText>
          </w:r>
        </w:del>
      </w:ins>
      <w:ins w:id="591" w:author="Robinson, James (robins64)" w:date="2025-05-20T09:07:00Z">
        <w:r w:rsidR="00D02302">
          <w:rPr>
            <w:rFonts w:ascii="Times New Roman" w:eastAsia="Times New Roman" w:hAnsi="Times New Roman" w:cs="Times New Roman"/>
          </w:rPr>
          <w:fldChar w:fldCharType="begin" w:fldLock="1"/>
        </w:r>
      </w:ins>
      <w:ins w:id="592" w:author="Robinson, James (robins64)" w:date="2025-06-27T14:19:00Z">
        <w:r w:rsidR="00D00575">
          <w:rPr>
            <w:rFonts w:ascii="Times New Roman" w:eastAsia="Times New Roman" w:hAnsi="Times New Roman" w:cs="Times New Roman"/>
          </w:rPr>
          <w:instrText>ADDIN paperpile_citation &lt;clusterId&gt;A257O214K895H328&lt;/clusterId&gt;&lt;metadata&gt;&lt;citation&gt;&lt;id&gt;30788C885E3411EFACCA8FBA945E4932&lt;/id&gt;&lt;/citation&gt;&lt;citation&gt;&lt;id&gt;A98B5302C07811EF8DC079D4C86158D7&lt;/id&gt;&lt;/citation&gt;&lt;citation&gt;&lt;id&gt;E1252692A04A11EF9D1441C6C86158D7&lt;/id&gt;&lt;/citation&gt;&lt;/metadata&gt;&lt;data&gt;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&lt;/data&gt; \* MERGEFORMAT</w:instrText>
        </w:r>
      </w:ins>
      <w:ins w:id="593" w:author="Robinson, James (robins64)" w:date="2025-05-20T09:07:00Z">
        <w:r w:rsidR="00D02302">
          <w:rPr>
            <w:rFonts w:ascii="Times New Roman" w:eastAsia="Times New Roman" w:hAnsi="Times New Roman" w:cs="Times New Roman"/>
          </w:rPr>
          <w:fldChar w:fldCharType="separate"/>
        </w:r>
      </w:ins>
      <w:ins w:id="594" w:author="Robinson, James (robins64)" w:date="2025-06-27T14:19:00Z">
        <w:r w:rsidR="00D00575">
          <w:rPr>
            <w:rFonts w:ascii="Times New Roman" w:eastAsia="Times New Roman" w:hAnsi="Times New Roman" w:cs="Times New Roman"/>
            <w:noProof/>
          </w:rPr>
          <w:t>(82, 85, 92)</w:t>
        </w:r>
      </w:ins>
      <w:ins w:id="595" w:author="Robinson, James (robins64)" w:date="2025-05-20T09:07:00Z">
        <w:r w:rsidR="00D02302">
          <w:rPr>
            <w:rFonts w:ascii="Times New Roman" w:eastAsia="Times New Roman" w:hAnsi="Times New Roman" w:cs="Times New Roman"/>
          </w:rPr>
          <w:fldChar w:fldCharType="end"/>
        </w:r>
      </w:ins>
      <w:ins w:id="596" w:author="Robinson, James (robins64)" w:date="2025-06-27T14:16:00Z">
        <w:r w:rsidR="00D00575">
          <w:rPr>
            <w:rFonts w:ascii="Times New Roman" w:eastAsia="Times New Roman" w:hAnsi="Times New Roman" w:cs="Times New Roman"/>
          </w:rPr>
          <w:t xml:space="preserve">, </w:t>
        </w:r>
      </w:ins>
      <w:ins w:id="597" w:author="Robinson, James (robins64)" w:date="2025-06-27T14:19:00Z">
        <w:r w:rsidR="00D00575">
          <w:rPr>
            <w:rFonts w:ascii="Times New Roman" w:eastAsia="Times New Roman" w:hAnsi="Times New Roman" w:cs="Times New Roman"/>
          </w:rPr>
          <w:t>particularly poorer households that are</w:t>
        </w:r>
      </w:ins>
      <w:ins w:id="598" w:author="Robinson, James (robins64)" w:date="2025-06-27T14:20:00Z">
        <w:r w:rsidR="00D00575">
          <w:rPr>
            <w:rFonts w:ascii="Times New Roman" w:eastAsia="Times New Roman" w:hAnsi="Times New Roman" w:cs="Times New Roman"/>
          </w:rPr>
          <w:t xml:space="preserve"> most reliant on dried fish</w:t>
        </w:r>
      </w:ins>
      <w:ins w:id="599" w:author="Robinson, James (robins64)" w:date="2025-06-27T13:58:00Z">
        <w:r w:rsidR="00FC1B64">
          <w:rPr>
            <w:rFonts w:ascii="Times New Roman" w:eastAsia="Times New Roman" w:hAnsi="Times New Roman" w:cs="Times New Roman"/>
          </w:rPr>
          <w:t>.</w:t>
        </w:r>
      </w:ins>
      <w:del w:id="600" w:author="Robinson, James (robins64)" w:date="2025-05-20T09:09:00Z">
        <w:r w:rsidDel="00D02302">
          <w:rPr>
            <w:rFonts w:ascii="Times New Roman" w:eastAsia="Times New Roman" w:hAnsi="Times New Roman" w:cs="Times New Roman"/>
          </w:rPr>
          <w:delText>Furthermore, d</w:delText>
        </w:r>
      </w:del>
      <w:del w:id="601" w:author="Robinson, James (robins64)" w:date="2025-06-27T10:26:00Z">
        <w:r w:rsidDel="00061A81">
          <w:rPr>
            <w:rFonts w:ascii="Times New Roman" w:eastAsia="Times New Roman" w:hAnsi="Times New Roman" w:cs="Times New Roman"/>
          </w:rPr>
          <w:delText xml:space="preserve">ried fish value chains face growing pressure from increasingly competitive markets </w:delText>
        </w:r>
        <w:r w:rsidDel="00061A81">
          <w:fldChar w:fldCharType="begin" w:fldLock="1"/>
        </w:r>
        <w:r w:rsidR="002B7F83" w:rsidDel="00061A81">
          <w:del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delInstrText>
        </w:r>
        <w:r w:rsidDel="00061A81">
          <w:fldChar w:fldCharType="separate"/>
        </w:r>
      </w:del>
      <w:del w:id="602" w:author="Robinson, James (robins64)" w:date="2025-05-20T09:15:00Z">
        <w:r w:rsidR="002B7F83" w:rsidDel="007A334B">
          <w:rPr>
            <w:rFonts w:ascii="Times New Roman" w:eastAsia="Times New Roman" w:hAnsi="Times New Roman" w:cs="Times New Roman"/>
            <w:noProof/>
            <w:color w:val="000000"/>
          </w:rPr>
          <w:delText>(79)</w:delText>
        </w:r>
      </w:del>
      <w:del w:id="603" w:author="Robinson, James (robins64)" w:date="2025-06-27T10:26:00Z">
        <w:r w:rsidDel="00061A81">
          <w:fldChar w:fldCharType="end"/>
        </w:r>
      </w:del>
      <w:ins w:id="604" w:author="Hicks, Christina" w:date="2025-06-26T16:47:00Z">
        <w:del w:id="605" w:author="Robinson, James (robins64)" w:date="2025-06-27T10:26:00Z">
          <w:r w:rsidR="0014589C" w:rsidDel="00061A81">
            <w:delText>,</w:delText>
          </w:r>
        </w:del>
      </w:ins>
      <w:del w:id="606" w:author="Robinson, James (robins64)" w:date="2025-06-27T10:26:00Z">
        <w:r w:rsidDel="00061A81">
          <w:rPr>
            <w:rFonts w:ascii="Times New Roman" w:eastAsia="Times New Roman" w:hAnsi="Times New Roman" w:cs="Times New Roman"/>
          </w:rPr>
          <w:delText xml:space="preserve"> and foreign fleets</w:delText>
        </w:r>
      </w:del>
      <w:ins w:id="607" w:author="Hicks, Christina" w:date="2025-06-26T16:47:00Z">
        <w:del w:id="608" w:author="Robinson, James (robins64)" w:date="2025-06-27T10:26:00Z">
          <w:r w:rsidR="0014589C" w:rsidDel="00061A81">
            <w:rPr>
              <w:rFonts w:ascii="Times New Roman" w:eastAsia="Times New Roman" w:hAnsi="Times New Roman" w:cs="Times New Roman"/>
            </w:rPr>
            <w:delText>,</w:delText>
          </w:r>
        </w:del>
      </w:ins>
      <w:del w:id="609" w:author="Robinson, James (robins64)" w:date="2025-06-27T10:26:00Z">
        <w:r w:rsidDel="00061A81">
          <w:rPr>
            <w:rFonts w:ascii="Times New Roman" w:eastAsia="Times New Roman" w:hAnsi="Times New Roman" w:cs="Times New Roman"/>
          </w:rPr>
          <w:delText xml:space="preserve"> </w:delText>
        </w:r>
      </w:del>
      <w:ins w:id="610" w:author="Hicks, Christina" w:date="2025-06-26T16:46:00Z">
        <w:del w:id="611" w:author="Robinson, James (robins64)" w:date="2025-06-27T10:26:00Z">
          <w:r w:rsidR="0014589C" w:rsidDel="00061A81">
            <w:rPr>
              <w:rFonts w:ascii="Times New Roman" w:eastAsia="Times New Roman" w:hAnsi="Times New Roman" w:cs="Times New Roman"/>
            </w:rPr>
            <w:delText xml:space="preserve">and </w:delText>
          </w:r>
        </w:del>
      </w:ins>
      <w:del w:id="612" w:author="Robinson, James (robins64)" w:date="2025-06-27T10:26:00Z">
        <w:r w:rsidDel="00061A81">
          <w:rPr>
            <w:rFonts w:ascii="Times New Roman" w:eastAsia="Times New Roman" w:hAnsi="Times New Roman" w:cs="Times New Roman"/>
          </w:rPr>
          <w:delText xml:space="preserve">practising Illegal, Unreported and Unregulated fishing (IUU) </w:delText>
        </w:r>
        <w:r w:rsidDel="00061A81">
          <w:fldChar w:fldCharType="begin" w:fldLock="1"/>
        </w:r>
        <w:r w:rsidR="002B7F83" w:rsidDel="00061A81">
          <w:del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delInstrText>
        </w:r>
        <w:r w:rsidDel="00061A81">
          <w:fldChar w:fldCharType="separate"/>
        </w:r>
      </w:del>
      <w:del w:id="613" w:author="Robinson, James (robins64)" w:date="2025-05-20T09:15:00Z">
        <w:r w:rsidR="002B7F83" w:rsidDel="007A334B">
          <w:rPr>
            <w:rFonts w:ascii="Times New Roman" w:eastAsia="Times New Roman" w:hAnsi="Times New Roman" w:cs="Times New Roman"/>
            <w:noProof/>
            <w:color w:val="000000"/>
          </w:rPr>
          <w:delText>(80)</w:delText>
        </w:r>
      </w:del>
      <w:del w:id="614" w:author="Robinson, James (robins64)" w:date="2025-06-27T10:26:00Z">
        <w:r w:rsidDel="00061A81">
          <w:fldChar w:fldCharType="end"/>
        </w:r>
      </w:del>
      <w:ins w:id="615" w:author="Hicks, Christina" w:date="2025-06-26T16:47:00Z">
        <w:del w:id="616" w:author="Robinson, James (robins64)" w:date="2025-06-27T10:26:00Z">
          <w:r w:rsidR="0014589C" w:rsidDel="00061A81">
            <w:rPr>
              <w:rFonts w:ascii="Times New Roman" w:eastAsia="Times New Roman" w:hAnsi="Times New Roman" w:cs="Times New Roman"/>
            </w:rPr>
            <w:delText xml:space="preserve">,contributing to overfishing. </w:delText>
          </w:r>
        </w:del>
      </w:ins>
      <w:del w:id="617" w:author="Robinson, James (robins64)" w:date="2025-05-20T14:06:00Z">
        <w:r w:rsidDel="003E6984">
          <w:rPr>
            <w:rFonts w:ascii="Times New Roman" w:eastAsia="Times New Roman" w:hAnsi="Times New Roman" w:cs="Times New Roman"/>
          </w:rPr>
          <w:delText>, and i</w:delText>
        </w:r>
      </w:del>
      <w:del w:id="618" w:author="Robinson, James (robins64)" w:date="2025-06-27T13:56:00Z">
        <w:r w:rsidDel="00FC1B64">
          <w:rPr>
            <w:rFonts w:ascii="Times New Roman" w:eastAsia="Times New Roman" w:hAnsi="Times New Roman" w:cs="Times New Roman"/>
          </w:rPr>
          <w:delText>t remains unclear how processors and fishers will be impacted by reductions in catch quantity</w:delText>
        </w:r>
      </w:del>
      <w:del w:id="619" w:author="Robinson, James (robins64)" w:date="2025-05-20T09:05:00Z">
        <w:r w:rsidDel="00D02302">
          <w:rPr>
            <w:rFonts w:ascii="Times New Roman" w:eastAsia="Times New Roman" w:hAnsi="Times New Roman" w:cs="Times New Roman"/>
          </w:rPr>
          <w:delText>,</w:delText>
        </w:r>
      </w:del>
      <w:del w:id="620" w:author="Robinson, James (robins64)" w:date="2025-06-27T13:56:00Z">
        <w:r w:rsidDel="00FC1B64">
          <w:rPr>
            <w:rFonts w:ascii="Times New Roman" w:eastAsia="Times New Roman" w:hAnsi="Times New Roman" w:cs="Times New Roman"/>
          </w:rPr>
          <w:delText xml:space="preserve"> or increases in fish price </w:delText>
        </w:r>
        <w:r w:rsidDel="00FC1B64">
          <w:fldChar w:fldCharType="begin" w:fldLock="1"/>
        </w:r>
        <w:r w:rsidR="002B7F83" w:rsidDel="00FC1B64">
          <w:del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delInstrText>
        </w:r>
        <w:r w:rsidDel="00FC1B64">
          <w:fldChar w:fldCharType="separate"/>
        </w:r>
      </w:del>
      <w:del w:id="621" w:author="Robinson, James (robins64)" w:date="2025-05-20T09:15:00Z">
        <w:r w:rsidR="002B7F83" w:rsidDel="007A334B">
          <w:rPr>
            <w:rFonts w:ascii="Times New Roman" w:eastAsia="Times New Roman" w:hAnsi="Times New Roman" w:cs="Times New Roman"/>
            <w:noProof/>
            <w:color w:val="000000"/>
          </w:rPr>
          <w:delText>(81)</w:delText>
        </w:r>
      </w:del>
      <w:del w:id="622" w:author="Robinson, James (robins64)" w:date="2025-06-27T13:56:00Z">
        <w:r w:rsidDel="00FC1B64">
          <w:fldChar w:fldCharType="end"/>
        </w:r>
        <w:r w:rsidDel="00FC1B64">
          <w:rPr>
            <w:rFonts w:ascii="Times New Roman" w:eastAsia="Times New Roman" w:hAnsi="Times New Roman" w:cs="Times New Roman"/>
          </w:rPr>
          <w:delText>.</w:delText>
        </w:r>
      </w:del>
      <w:ins w:id="623" w:author="Lydia O'Meara" w:date="2025-05-07T12:02:00Z">
        <w:del w:id="624" w:author="Robinson, James (robins64)" w:date="2025-06-27T13:56:00Z">
          <w:r w:rsidR="00C10A54" w:rsidDel="00FC1B64">
            <w:rPr>
              <w:rFonts w:ascii="Times New Roman" w:eastAsia="Times New Roman" w:hAnsi="Times New Roman" w:cs="Times New Roman"/>
            </w:rPr>
            <w:delText xml:space="preserve"> </w:delText>
          </w:r>
        </w:del>
      </w:ins>
      <w:moveFromRangeStart w:id="625" w:author="Robinson, James (robins64)" w:date="2025-05-20T09:12:00Z" w:name="move198624736"/>
      <w:moveFrom w:id="626" w:author="Robinson, James (robins64)" w:date="2025-05-20T09:12:00Z">
        <w:ins w:id="627" w:author="Lydia O'Meara" w:date="2025-05-07T12:02:00Z">
          <w:del w:id="628" w:author="Robinson, James (robins64)" w:date="2025-06-27T13:56:00Z">
            <w:r w:rsidR="00C10A54" w:rsidDel="00FC1B64">
              <w:rPr>
                <w:rFonts w:ascii="Times New Roman" w:eastAsia="Times New Roman" w:hAnsi="Times New Roman" w:cs="Times New Roman"/>
              </w:rPr>
              <w:delText xml:space="preserve">Thus, future </w:delText>
            </w:r>
          </w:del>
        </w:ins>
        <w:ins w:id="629" w:author="Lydia O'Meara" w:date="2025-05-07T12:03:00Z">
          <w:del w:id="630" w:author="Robinson, James (robins64)" w:date="2025-06-27T13:56:00Z">
            <w:r w:rsidR="00C10A54" w:rsidDel="00FC1B64">
              <w:rPr>
                <w:rFonts w:ascii="Times New Roman" w:eastAsia="Times New Roman" w:hAnsi="Times New Roman" w:cs="Times New Roman"/>
              </w:rPr>
              <w:delText xml:space="preserve">research is needed on </w:delText>
            </w:r>
          </w:del>
        </w:ins>
        <w:ins w:id="631" w:author="Lydia O'Meara" w:date="2025-05-07T12:02:00Z">
          <w:del w:id="632" w:author="Robinson, James (robins64)" w:date="2025-06-27T13:56:00Z">
            <w:r w:rsidR="00C10A54" w:rsidDel="00FC1B64">
              <w:rPr>
                <w:rFonts w:ascii="Times New Roman" w:eastAsia="Times New Roman" w:hAnsi="Times New Roman" w:cs="Times New Roman"/>
              </w:rPr>
              <w:delText xml:space="preserve">effective governance </w:delText>
            </w:r>
          </w:del>
        </w:ins>
        <w:ins w:id="633" w:author="Lydia O'Meara" w:date="2025-05-07T12:03:00Z">
          <w:del w:id="634" w:author="Robinson, James (robins64)" w:date="2025-06-27T13:56:00Z">
            <w:r w:rsidR="00C10A54" w:rsidDel="00FC1B64">
              <w:rPr>
                <w:rFonts w:ascii="Times New Roman" w:eastAsia="Times New Roman" w:hAnsi="Times New Roman" w:cs="Times New Roman"/>
              </w:rPr>
              <w:delText>strategies to</w:delText>
            </w:r>
          </w:del>
        </w:ins>
        <w:ins w:id="635" w:author="Lydia O'Meara" w:date="2025-05-07T12:02:00Z">
          <w:del w:id="636" w:author="Robinson, James (robins64)" w:date="2025-06-27T13:56:00Z">
            <w:r w:rsidR="00C10A54" w:rsidDel="00FC1B64">
              <w:rPr>
                <w:rFonts w:ascii="Times New Roman" w:eastAsia="Times New Roman" w:hAnsi="Times New Roman" w:cs="Times New Roman"/>
              </w:rPr>
              <w:delText xml:space="preserve"> safeguard natural aquatic resources</w:delText>
            </w:r>
          </w:del>
        </w:ins>
        <w:ins w:id="637" w:author="Lydia O'Meara" w:date="2025-05-07T12:05:00Z">
          <w:del w:id="638" w:author="Robinson, James (robins64)" w:date="2025-06-27T13:56:00Z">
            <w:r w:rsidR="00C10A54" w:rsidDel="00FC1B64">
              <w:rPr>
                <w:rFonts w:ascii="Times New Roman" w:eastAsia="Times New Roman" w:hAnsi="Times New Roman" w:cs="Times New Roman"/>
              </w:rPr>
              <w:delText xml:space="preserve"> and extend dried fish supply chains</w:delText>
            </w:r>
          </w:del>
        </w:ins>
        <w:ins w:id="639" w:author="Lydia O'Meara" w:date="2025-05-07T12:03:00Z">
          <w:del w:id="640" w:author="Robinson, James (robins64)" w:date="2025-06-27T13:56:00Z">
            <w:r w:rsidR="00C10A54" w:rsidDel="00FC1B64">
              <w:rPr>
                <w:rFonts w:ascii="Times New Roman" w:eastAsia="Times New Roman" w:hAnsi="Times New Roman" w:cs="Times New Roman"/>
              </w:rPr>
              <w:delText xml:space="preserve"> to optimise the </w:delText>
            </w:r>
          </w:del>
        </w:ins>
        <w:ins w:id="641" w:author="Lydia O'Meara" w:date="2025-05-07T12:04:00Z">
          <w:del w:id="642" w:author="Robinson, James (robins64)" w:date="2025-06-27T13:56:00Z">
            <w:r w:rsidR="00C10A54" w:rsidDel="00FC1B64">
              <w:rPr>
                <w:rFonts w:ascii="Times New Roman" w:eastAsia="Times New Roman" w:hAnsi="Times New Roman" w:cs="Times New Roman"/>
              </w:rPr>
              <w:delText>nutrition benefits of fish consumption</w:delText>
            </w:r>
          </w:del>
        </w:ins>
        <w:ins w:id="643" w:author="Lydia O'Meara" w:date="2025-05-07T12:03:00Z">
          <w:del w:id="644" w:author="Robinson, James (robins64)" w:date="2025-06-27T13:56:00Z">
            <w:r w:rsidR="00C10A54" w:rsidDel="00FC1B64">
              <w:rPr>
                <w:rFonts w:ascii="Times New Roman" w:eastAsia="Times New Roman" w:hAnsi="Times New Roman" w:cs="Times New Roman"/>
              </w:rPr>
              <w:delText xml:space="preserve"> </w:delText>
            </w:r>
          </w:del>
        </w:ins>
        <w:ins w:id="645" w:author="Lydia O'Meara" w:date="2025-05-07T12:02:00Z">
          <w:del w:id="646" w:author="Robinson, James (robins64)" w:date="2025-06-27T13:56:00Z">
            <w:r w:rsidR="00C10A54" w:rsidDel="00FC1B64">
              <w:rPr>
                <w:rFonts w:ascii="Times New Roman" w:eastAsia="Times New Roman" w:hAnsi="Times New Roman" w:cs="Times New Roman"/>
              </w:rPr>
              <w:delText>for addressing malnutrition (ref), especially amongst</w:delText>
            </w:r>
          </w:del>
        </w:ins>
        <w:ins w:id="647" w:author="Lydia O'Meara" w:date="2025-05-07T12:06:00Z">
          <w:del w:id="648" w:author="Robinson, James (robins64)" w:date="2025-06-27T13:56:00Z">
            <w:r w:rsidR="00556623" w:rsidDel="00FC1B64">
              <w:rPr>
                <w:rFonts w:ascii="Times New Roman" w:eastAsia="Times New Roman" w:hAnsi="Times New Roman" w:cs="Times New Roman"/>
              </w:rPr>
              <w:delText xml:space="preserve"> rural</w:delText>
            </w:r>
          </w:del>
        </w:ins>
        <w:ins w:id="649" w:author="Lydia O'Meara" w:date="2025-05-07T12:02:00Z">
          <w:del w:id="650" w:author="Robinson, James (robins64)" w:date="2025-06-27T13:56:00Z">
            <w:r w:rsidR="00C10A54" w:rsidDel="00FC1B64">
              <w:rPr>
                <w:rFonts w:ascii="Times New Roman" w:eastAsia="Times New Roman" w:hAnsi="Times New Roman" w:cs="Times New Roman"/>
              </w:rPr>
              <w:delText xml:space="preserve"> children and women</w:delText>
            </w:r>
          </w:del>
        </w:ins>
        <w:ins w:id="651" w:author="Lydia O'Meara" w:date="2025-05-07T12:05:00Z">
          <w:del w:id="652" w:author="Robinson, James (robins64)" w:date="2025-06-27T13:56:00Z">
            <w:r w:rsidR="00C10A54" w:rsidDel="00FC1B64">
              <w:rPr>
                <w:rFonts w:ascii="Times New Roman" w:eastAsia="Times New Roman" w:hAnsi="Times New Roman" w:cs="Times New Roman"/>
              </w:rPr>
              <w:delText xml:space="preserve"> farthest from fisheries and urban markets</w:delText>
            </w:r>
          </w:del>
        </w:ins>
        <w:ins w:id="653" w:author="Lydia O'Meara" w:date="2025-05-07T12:02:00Z">
          <w:del w:id="654" w:author="Robinson, James (robins64)" w:date="2025-06-27T13:56:00Z">
            <w:r w:rsidR="00C10A54" w:rsidDel="00FC1B64">
              <w:rPr>
                <w:rFonts w:ascii="Times New Roman" w:eastAsia="Times New Roman" w:hAnsi="Times New Roman" w:cs="Times New Roman"/>
              </w:rPr>
              <w:delText xml:space="preserve"> (O’Meara et al 2021).</w:delText>
            </w:r>
          </w:del>
        </w:ins>
      </w:moveFrom>
      <w:moveFromRangeEnd w:id="625"/>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3F14A4C1" w:rsidR="006A4A72" w:rsidRPr="00844C7E" w:rsidRDefault="00000000">
      <w:pPr>
        <w:spacing w:after="240"/>
        <w:rPr>
          <w:rFonts w:ascii="Times New Roman" w:eastAsia="Times New Roman" w:hAnsi="Times New Roman" w:cs="Times New Roman"/>
          <w:lang w:val="fr-FR"/>
          <w:rPrChange w:id="655" w:author="Robinson, James (robins64)" w:date="2025-05-19T16:49:00Z">
            <w:rPr>
              <w:rFonts w:ascii="Times New Roman" w:eastAsia="Times New Roman" w:hAnsi="Times New Roman" w:cs="Times New Roman"/>
            </w:rPr>
          </w:rPrChange>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w:t>
      </w:r>
      <w:ins w:id="656" w:author="Lydia O'Meara" w:date="2025-05-07T12:15:00Z">
        <w:del w:id="657" w:author="Robinson, James (robins64)" w:date="2025-05-19T16:51:00Z">
          <w:r w:rsidR="00556623" w:rsidDel="001C1006">
            <w:rPr>
              <w:rFonts w:ascii="Times New Roman" w:eastAsia="Times New Roman" w:hAnsi="Times New Roman" w:cs="Times New Roman"/>
            </w:rPr>
            <w:delText>Policies and p</w:delText>
          </w:r>
        </w:del>
      </w:ins>
      <w:ins w:id="658" w:author="Robinson, James (robins64)" w:date="2025-05-19T16:51:00Z">
        <w:r w:rsidR="001C1006">
          <w:rPr>
            <w:rFonts w:ascii="Times New Roman" w:eastAsia="Times New Roman" w:hAnsi="Times New Roman" w:cs="Times New Roman"/>
          </w:rPr>
          <w:t>Policies</w:t>
        </w:r>
      </w:ins>
      <w:ins w:id="659" w:author="Lydia O'Meara" w:date="2025-05-07T12:15:00Z">
        <w:del w:id="660" w:author="Robinson, James (robins64)" w:date="2025-05-19T16:51:00Z">
          <w:r w:rsidR="00556623" w:rsidDel="001C1006">
            <w:rPr>
              <w:rFonts w:ascii="Times New Roman" w:eastAsia="Times New Roman" w:hAnsi="Times New Roman" w:cs="Times New Roman"/>
            </w:rPr>
            <w:delText>rograms</w:delText>
          </w:r>
        </w:del>
        <w:r w:rsidR="00556623">
          <w:rPr>
            <w:rFonts w:ascii="Times New Roman" w:eastAsia="Times New Roman" w:hAnsi="Times New Roman" w:cs="Times New Roman"/>
          </w:rPr>
          <w:t xml:space="preserve"> to enable and encourage the consumption o</w:t>
        </w:r>
      </w:ins>
      <w:ins w:id="661" w:author="Lydia O'Meara" w:date="2025-05-07T12:24:00Z">
        <w:r w:rsidR="00381127">
          <w:rPr>
            <w:rFonts w:ascii="Times New Roman" w:eastAsia="Times New Roman" w:hAnsi="Times New Roman" w:cs="Times New Roman"/>
          </w:rPr>
          <w:t>f</w:t>
        </w:r>
      </w:ins>
      <w:ins w:id="662" w:author="Lydia O'Meara" w:date="2025-05-07T12:15:00Z">
        <w:r w:rsidR="00556623">
          <w:rPr>
            <w:rFonts w:ascii="Times New Roman" w:eastAsia="Times New Roman" w:hAnsi="Times New Roman" w:cs="Times New Roman"/>
          </w:rPr>
          <w:t xml:space="preserve"> dried fish, especially among young children and women, are needed in places where micronutrient deficiencies are prevalent but small dried fish are abundant. </w:t>
        </w:r>
      </w:ins>
      <w:del w:id="663" w:author="Lydia O'Meara" w:date="2025-05-07T12:15:00Z">
        <w:r w:rsidDel="00556623">
          <w:rPr>
            <w:rFonts w:ascii="Times New Roman" w:eastAsia="Times New Roman" w:hAnsi="Times New Roman" w:cs="Times New Roman"/>
          </w:rPr>
          <w:delText>Indeed,</w:delText>
        </w:r>
      </w:del>
      <w:ins w:id="664" w:author="Robinson, James (robins64)" w:date="2025-05-19T15:20:00Z">
        <w:r w:rsidR="00D861B6" w:rsidRPr="00D861B6">
          <w:rPr>
            <w:rFonts w:ascii="Times New Roman" w:eastAsia="Times New Roman" w:hAnsi="Times New Roman" w:cs="Times New Roman"/>
          </w:rPr>
          <w:t xml:space="preserve">Indeed, </w:t>
        </w:r>
      </w:ins>
      <w:ins w:id="665" w:author="Robinson, James (robins64)" w:date="2025-05-19T15:47:00Z">
        <w:r w:rsidR="00D861B6">
          <w:rPr>
            <w:rFonts w:ascii="Times New Roman" w:eastAsia="Times New Roman" w:hAnsi="Times New Roman" w:cs="Times New Roman"/>
          </w:rPr>
          <w:t xml:space="preserve">while </w:t>
        </w:r>
        <w:r w:rsidR="00D861B6" w:rsidRPr="00D861B6">
          <w:rPr>
            <w:rFonts w:ascii="Times New Roman" w:eastAsia="Times New Roman" w:hAnsi="Times New Roman" w:cs="Times New Roman"/>
          </w:rPr>
          <w:t>cereal fortification programs have been widely implemented to boost intakes of nutrients that are concentrated in dried small fishes</w:t>
        </w:r>
        <w:r w:rsidR="00D861B6">
          <w:rPr>
            <w:rFonts w:ascii="Times New Roman" w:eastAsia="Times New Roman" w:hAnsi="Times New Roman" w:cs="Times New Roman"/>
          </w:rPr>
          <w:t xml:space="preserve"> </w:t>
        </w:r>
        <w:r w:rsidR="00D861B6">
          <w:fldChar w:fldCharType="begin" w:fldLock="1"/>
        </w:r>
        <w:r w:rsidR="00D861B6">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rsidR="00D861B6">
          <w:fldChar w:fldCharType="separate"/>
        </w:r>
      </w:ins>
      <w:ins w:id="666" w:author="Robinson, James (robins64)" w:date="2025-06-27T13:51:00Z">
        <w:r w:rsidR="00AE40AB">
          <w:rPr>
            <w:rFonts w:ascii="Times New Roman" w:eastAsia="Times New Roman" w:hAnsi="Times New Roman" w:cs="Times New Roman"/>
            <w:noProof/>
            <w:color w:val="000000"/>
          </w:rPr>
          <w:t>(93)</w:t>
        </w:r>
      </w:ins>
      <w:ins w:id="667" w:author="Robinson, James (robins64)" w:date="2025-05-19T15:47:00Z">
        <w:r w:rsidR="00D861B6">
          <w:fldChar w:fldCharType="end"/>
        </w:r>
        <w:r w:rsidR="00D861B6">
          <w:t xml:space="preserve">, </w:t>
        </w:r>
      </w:ins>
      <w:ins w:id="668" w:author="Robinson, James (robins64)" w:date="2025-05-19T15:20:00Z">
        <w:r w:rsidR="00D861B6" w:rsidRPr="00D861B6">
          <w:rPr>
            <w:rFonts w:ascii="Times New Roman" w:eastAsia="Times New Roman" w:hAnsi="Times New Roman" w:cs="Times New Roman"/>
          </w:rPr>
          <w:t>dried fish are largely overlooked as a source of micronutrients by food-based dietary guidelines</w:t>
        </w:r>
      </w:ins>
      <w:ins w:id="669" w:author="Lydia O'Meara" w:date="2025-05-07T12:15:00Z">
        <w:del w:id="670" w:author="Robinson, James (robins64)" w:date="2025-05-19T15:20:00Z">
          <w:r w:rsidR="00556623" w:rsidDel="00D861B6">
            <w:rPr>
              <w:rFonts w:ascii="Times New Roman" w:eastAsia="Times New Roman" w:hAnsi="Times New Roman" w:cs="Times New Roman"/>
            </w:rPr>
            <w:delText>A</w:delText>
          </w:r>
        </w:del>
      </w:ins>
      <w:ins w:id="671" w:author="Lydia O'Meara" w:date="2025-05-07T12:16:00Z">
        <w:del w:id="672" w:author="Robinson, James (robins64)" w:date="2025-05-19T15:20:00Z">
          <w:r w:rsidR="00556623" w:rsidDel="00D861B6">
            <w:rPr>
              <w:rFonts w:ascii="Times New Roman" w:eastAsia="Times New Roman" w:hAnsi="Times New Roman" w:cs="Times New Roman"/>
            </w:rPr>
            <w:delText xml:space="preserve"> critical starting point is the inclusion of</w:delText>
          </w:r>
        </w:del>
      </w:ins>
      <w:del w:id="673" w:author="Robinson, James (robins64)" w:date="2025-05-19T15:20:00Z">
        <w:r w:rsidDel="00D861B6">
          <w:rPr>
            <w:rFonts w:ascii="Times New Roman" w:eastAsia="Times New Roman" w:hAnsi="Times New Roman" w:cs="Times New Roman"/>
          </w:rPr>
          <w:delText xml:space="preserve"> dried fish are largely overlooked as a source of micronutrients </w:delText>
        </w:r>
      </w:del>
      <w:ins w:id="674" w:author="Lydia O'Meara" w:date="2025-05-07T12:16:00Z">
        <w:del w:id="675" w:author="Robinson, James (robins64)" w:date="2025-05-19T15:20:00Z">
          <w:r w:rsidR="00556623" w:rsidDel="00D861B6">
            <w:rPr>
              <w:rFonts w:ascii="Times New Roman" w:eastAsia="Times New Roman" w:hAnsi="Times New Roman" w:cs="Times New Roman"/>
            </w:rPr>
            <w:delText>in</w:delText>
          </w:r>
        </w:del>
      </w:ins>
      <w:del w:id="676" w:author="Robinson, James (robins64)" w:date="2025-05-19T15:20:00Z">
        <w:r w:rsidDel="00D861B6">
          <w:rPr>
            <w:rFonts w:ascii="Times New Roman" w:eastAsia="Times New Roman" w:hAnsi="Times New Roman" w:cs="Times New Roman"/>
          </w:rPr>
          <w:delText>by food-based dietary guidelines</w:delText>
        </w:r>
      </w:del>
      <w:ins w:id="677" w:author="Lydia O'Meara" w:date="2025-05-07T12:16:00Z">
        <w:del w:id="678" w:author="Robinson, James (robins64)" w:date="2025-05-19T15:20:00Z">
          <w:r w:rsidR="00556623" w:rsidDel="00D861B6">
            <w:rPr>
              <w:rFonts w:ascii="Times New Roman" w:eastAsia="Times New Roman" w:hAnsi="Times New Roman" w:cs="Times New Roman"/>
            </w:rPr>
            <w:delText>,</w:delText>
          </w:r>
          <w:r w:rsidR="00381127" w:rsidDel="00D861B6">
            <w:rPr>
              <w:rFonts w:ascii="Times New Roman" w:eastAsia="Times New Roman" w:hAnsi="Times New Roman" w:cs="Times New Roman"/>
            </w:rPr>
            <w:delText xml:space="preserve"> </w:delText>
          </w:r>
        </w:del>
      </w:ins>
      <w:ins w:id="679" w:author="Lydia O'Meara" w:date="2025-05-07T12:18:00Z">
        <w:del w:id="680" w:author="Robinson, James (robins64)" w:date="2025-05-19T15:20:00Z">
          <w:r w:rsidR="00381127" w:rsidDel="00D861B6">
            <w:rPr>
              <w:rFonts w:ascii="Times New Roman" w:eastAsia="Times New Roman" w:hAnsi="Times New Roman" w:cs="Times New Roman"/>
            </w:rPr>
            <w:delText>where</w:delText>
          </w:r>
        </w:del>
      </w:ins>
      <w:ins w:id="681" w:author="Lydia O'Meara" w:date="2025-05-07T12:16:00Z">
        <w:del w:id="682" w:author="Robinson, James (robins64)" w:date="2025-05-19T15:20:00Z">
          <w:r w:rsidR="00381127" w:rsidDel="00D861B6">
            <w:rPr>
              <w:rFonts w:ascii="Times New Roman" w:eastAsia="Times New Roman" w:hAnsi="Times New Roman" w:cs="Times New Roman"/>
            </w:rPr>
            <w:delText xml:space="preserve"> the</w:delText>
          </w:r>
        </w:del>
      </w:ins>
      <w:ins w:id="683" w:author="Lydia O'Meara" w:date="2025-05-07T12:18:00Z">
        <w:del w:id="684" w:author="Robinson, James (robins64)" w:date="2025-05-19T15:20:00Z">
          <w:r w:rsidR="00381127" w:rsidDel="00D861B6">
            <w:rPr>
              <w:rFonts w:ascii="Times New Roman" w:eastAsia="Times New Roman" w:hAnsi="Times New Roman" w:cs="Times New Roman"/>
            </w:rPr>
            <w:delText>re has been a</w:delText>
          </w:r>
        </w:del>
      </w:ins>
      <w:ins w:id="685" w:author="Lydia O'Meara" w:date="2025-05-07T12:16:00Z">
        <w:del w:id="686" w:author="Robinson, James (robins64)" w:date="2025-05-19T15:20:00Z">
          <w:r w:rsidR="00381127" w:rsidDel="00D861B6">
            <w:rPr>
              <w:rFonts w:ascii="Times New Roman" w:eastAsia="Times New Roman" w:hAnsi="Times New Roman" w:cs="Times New Roman"/>
            </w:rPr>
            <w:delText xml:space="preserve"> historical dependence on</w:delText>
          </w:r>
        </w:del>
      </w:ins>
      <w:del w:id="687" w:author="Robinson, James (robins64)" w:date="2025-05-19T15:20:00Z">
        <w:r w:rsidDel="00D861B6">
          <w:rPr>
            <w:rFonts w:ascii="Times New Roman" w:eastAsia="Times New Roman" w:hAnsi="Times New Roman" w:cs="Times New Roman"/>
          </w:rPr>
          <w:delText>, while, for example, cereal fortification programs</w:delText>
        </w:r>
      </w:del>
      <w:ins w:id="688" w:author="Lydia O'Meara" w:date="2025-05-07T12:17:00Z">
        <w:del w:id="689" w:author="Robinson, James (robins64)" w:date="2025-05-19T15:20:00Z">
          <w:r w:rsidR="00381127" w:rsidDel="00D861B6">
            <w:rPr>
              <w:rFonts w:ascii="Times New Roman" w:eastAsia="Times New Roman" w:hAnsi="Times New Roman" w:cs="Times New Roman"/>
            </w:rPr>
            <w:delText xml:space="preserve"> that</w:delText>
          </w:r>
        </w:del>
      </w:ins>
      <w:del w:id="690" w:author="Robinson, James (robins64)" w:date="2025-05-19T15:20:00Z">
        <w:r w:rsidDel="00D861B6">
          <w:rPr>
            <w:rFonts w:ascii="Times New Roman" w:eastAsia="Times New Roman" w:hAnsi="Times New Roman" w:cs="Times New Roman"/>
          </w:rPr>
          <w:delText xml:space="preserve"> aim to boost intakes of nutrients that are also concentrated in </w:delText>
        </w:r>
      </w:del>
      <w:ins w:id="691" w:author="Lydia O'Meara" w:date="2025-05-07T12:17:00Z">
        <w:del w:id="692" w:author="Robinson, James (robins64)" w:date="2025-05-19T15:20:00Z">
          <w:r w:rsidR="00381127" w:rsidDel="00D861B6">
            <w:rPr>
              <w:rFonts w:ascii="Times New Roman" w:eastAsia="Times New Roman" w:hAnsi="Times New Roman" w:cs="Times New Roman"/>
            </w:rPr>
            <w:delText xml:space="preserve">locally available </w:delText>
          </w:r>
        </w:del>
      </w:ins>
      <w:del w:id="693" w:author="Robinson, James (robins64)" w:date="2025-05-19T15:20:00Z">
        <w:r w:rsidDel="00D861B6">
          <w:rPr>
            <w:rFonts w:ascii="Times New Roman" w:eastAsia="Times New Roman" w:hAnsi="Times New Roman" w:cs="Times New Roman"/>
          </w:rPr>
          <w:delText>dried small fishes</w:delText>
        </w:r>
      </w:del>
      <w:del w:id="694" w:author="Robinson, James (robins64)" w:date="2025-05-19T15:47:00Z">
        <w:r w:rsidDel="00D861B6">
          <w:rPr>
            <w:rFonts w:ascii="Times New Roman" w:eastAsia="Times New Roman" w:hAnsi="Times New Roman" w:cs="Times New Roman"/>
          </w:rPr>
          <w:delText xml:space="preserve"> </w:delText>
        </w:r>
        <w:r w:rsidDel="00D861B6">
          <w:fldChar w:fldCharType="begin" w:fldLock="1"/>
        </w:r>
        <w:r w:rsidR="002B7F83" w:rsidDel="00D861B6">
          <w:del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delInstrText>
        </w:r>
        <w:r w:rsidDel="00D861B6">
          <w:fldChar w:fldCharType="separate"/>
        </w:r>
        <w:r w:rsidR="002B7F83" w:rsidDel="00D861B6">
          <w:rPr>
            <w:rFonts w:ascii="Times New Roman" w:eastAsia="Times New Roman" w:hAnsi="Times New Roman" w:cs="Times New Roman"/>
            <w:noProof/>
            <w:color w:val="000000"/>
          </w:rPr>
          <w:delText>(82)</w:delText>
        </w:r>
        <w:r w:rsidDel="00D861B6">
          <w:fldChar w:fldCharType="end"/>
        </w:r>
      </w:del>
      <w:r>
        <w:rPr>
          <w:rFonts w:ascii="Times New Roman" w:eastAsia="Times New Roman" w:hAnsi="Times New Roman" w:cs="Times New Roman"/>
        </w:rPr>
        <w:t>.</w:t>
      </w:r>
      <w:ins w:id="695" w:author="Lydia O'Meara" w:date="2025-05-07T12:13:00Z">
        <w:r w:rsidR="00556623">
          <w:rPr>
            <w:rFonts w:ascii="Times New Roman" w:eastAsia="Times New Roman" w:hAnsi="Times New Roman" w:cs="Times New Roman"/>
          </w:rPr>
          <w:t xml:space="preserve"> </w:t>
        </w:r>
      </w:ins>
      <w:ins w:id="696" w:author="Lydia O'Meara" w:date="2025-05-07T12:19:00Z">
        <w:r w:rsidR="00381127">
          <w:rPr>
            <w:rFonts w:ascii="Times New Roman" w:eastAsia="Times New Roman" w:hAnsi="Times New Roman" w:cs="Times New Roman"/>
          </w:rPr>
          <w:t xml:space="preserve">Practical strategies can </w:t>
        </w:r>
      </w:ins>
      <w:ins w:id="697" w:author="Lydia O'Meara" w:date="2025-05-07T12:20:00Z">
        <w:r w:rsidR="00381127">
          <w:rPr>
            <w:rFonts w:ascii="Times New Roman" w:eastAsia="Times New Roman" w:hAnsi="Times New Roman" w:cs="Times New Roman"/>
          </w:rPr>
          <w:t>involve</w:t>
        </w:r>
      </w:ins>
      <w:ins w:id="698" w:author="Lydia O'Meara" w:date="2025-05-07T12:19:00Z">
        <w:r w:rsidR="00381127">
          <w:rPr>
            <w:rFonts w:ascii="Times New Roman" w:eastAsia="Times New Roman" w:hAnsi="Times New Roman" w:cs="Times New Roman"/>
          </w:rPr>
          <w:t xml:space="preserve"> the inclusion of </w:t>
        </w:r>
      </w:ins>
      <w:ins w:id="699" w:author="Robinson, James (robins64)" w:date="2025-05-19T15:08:00Z">
        <w:r w:rsidR="00400C04">
          <w:rPr>
            <w:rFonts w:ascii="Times New Roman" w:eastAsia="Times New Roman" w:hAnsi="Times New Roman" w:cs="Times New Roman"/>
          </w:rPr>
          <w:t xml:space="preserve">dried </w:t>
        </w:r>
      </w:ins>
      <w:ins w:id="700" w:author="Lydia O'Meara" w:date="2025-05-07T12:19:00Z">
        <w:r w:rsidR="00381127">
          <w:rPr>
            <w:rFonts w:ascii="Times New Roman" w:eastAsia="Times New Roman" w:hAnsi="Times New Roman" w:cs="Times New Roman"/>
          </w:rPr>
          <w:t xml:space="preserve">fish </w:t>
        </w:r>
        <w:del w:id="701" w:author="Robinson, James (robins64)" w:date="2025-05-19T15:08:00Z">
          <w:r w:rsidR="00381127" w:rsidDel="00400C04">
            <w:rPr>
              <w:rFonts w:ascii="Times New Roman" w:eastAsia="Times New Roman" w:hAnsi="Times New Roman" w:cs="Times New Roman"/>
            </w:rPr>
            <w:delText xml:space="preserve">powder </w:delText>
          </w:r>
        </w:del>
      </w:ins>
      <w:ins w:id="702" w:author="Robinson, James (robins64)" w:date="2025-05-19T15:08:00Z">
        <w:r w:rsidR="00400C04">
          <w:rPr>
            <w:rFonts w:ascii="Times New Roman" w:eastAsia="Times New Roman" w:hAnsi="Times New Roman" w:cs="Times New Roman"/>
          </w:rPr>
          <w:t xml:space="preserve">products </w:t>
        </w:r>
      </w:ins>
      <w:ins w:id="703" w:author="Lydia O'Meara" w:date="2025-05-07T12:19:00Z">
        <w:r w:rsidR="00381127">
          <w:rPr>
            <w:rFonts w:ascii="Times New Roman" w:eastAsia="Times New Roman" w:hAnsi="Times New Roman" w:cs="Times New Roman"/>
          </w:rPr>
          <w:t>in complementary feeding</w:t>
        </w:r>
      </w:ins>
      <w:ins w:id="704" w:author="Lydia O'Meara" w:date="2025-05-07T12:20:00Z">
        <w:r w:rsidR="00381127">
          <w:rPr>
            <w:rFonts w:ascii="Times New Roman" w:eastAsia="Times New Roman" w:hAnsi="Times New Roman" w:cs="Times New Roman"/>
          </w:rPr>
          <w:t xml:space="preserve"> and malnutrition treatment</w:t>
        </w:r>
      </w:ins>
      <w:ins w:id="705" w:author="Lydia O'Meara" w:date="2025-05-07T12:19:00Z">
        <w:r w:rsidR="00381127">
          <w:rPr>
            <w:rFonts w:ascii="Times New Roman" w:eastAsia="Times New Roman" w:hAnsi="Times New Roman" w:cs="Times New Roman"/>
          </w:rPr>
          <w:t xml:space="preserve"> products</w:t>
        </w:r>
      </w:ins>
      <w:ins w:id="706" w:author="Robinson, James (robins64)" w:date="2025-05-19T15:03:00Z">
        <w:r w:rsidR="00474CAC">
          <w:rPr>
            <w:rFonts w:ascii="Times New Roman" w:eastAsia="Times New Roman" w:hAnsi="Times New Roman" w:cs="Times New Roman"/>
          </w:rPr>
          <w:t xml:space="preserve"> </w:t>
        </w:r>
        <w:r w:rsidR="00474CAC">
          <w:rPr>
            <w:rFonts w:ascii="Times New Roman" w:eastAsia="Times New Roman" w:hAnsi="Times New Roman" w:cs="Times New Roman"/>
          </w:rPr>
          <w:fldChar w:fldCharType="begin" w:fldLock="1"/>
        </w:r>
      </w:ins>
      <w:ins w:id="707" w:author="Robinson, James (robins64)" w:date="2025-05-19T15:20:00Z">
        <w:r w:rsidR="00D861B6">
          <w:rPr>
            <w:rFonts w:ascii="Times New Roman" w:eastAsia="Times New Roman" w:hAnsi="Times New Roman" w:cs="Times New Roman"/>
          </w:rPr>
          <w:instrText>ADDIN paperpile_citation &lt;clusterId&gt;I121P277L568I352&lt;/clusterId&gt;&lt;metadata&gt;&lt;citation&gt;&lt;id&gt;9739cf1f-5a28-4dd1-a171-57e4831813b3&lt;/id&gt;&lt;/citation&gt;&lt;/metadata&gt;&lt;data&gt;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&lt;/data&gt; \* MERGEFORMAT</w:instrText>
        </w:r>
      </w:ins>
      <w:r w:rsidR="00474CAC">
        <w:rPr>
          <w:rFonts w:ascii="Times New Roman" w:eastAsia="Times New Roman" w:hAnsi="Times New Roman" w:cs="Times New Roman"/>
        </w:rPr>
        <w:fldChar w:fldCharType="separate"/>
      </w:r>
      <w:ins w:id="708" w:author="Robinson, James (robins64)" w:date="2025-06-27T13:51:00Z">
        <w:r w:rsidR="00AE40AB">
          <w:rPr>
            <w:rFonts w:ascii="Times New Roman" w:eastAsia="Times New Roman" w:hAnsi="Times New Roman" w:cs="Times New Roman"/>
            <w:noProof/>
          </w:rPr>
          <w:t>(94)</w:t>
        </w:r>
      </w:ins>
      <w:ins w:id="709" w:author="Robinson, James (robins64)" w:date="2025-05-19T15:03:00Z">
        <w:r w:rsidR="00474CAC">
          <w:rPr>
            <w:rFonts w:ascii="Times New Roman" w:eastAsia="Times New Roman" w:hAnsi="Times New Roman" w:cs="Times New Roman"/>
          </w:rPr>
          <w:fldChar w:fldCharType="end"/>
        </w:r>
      </w:ins>
      <w:ins w:id="710" w:author="Lydia O'Meara" w:date="2025-05-07T12:19:00Z">
        <w:del w:id="711" w:author="Robinson, James (robins64)" w:date="2025-05-19T15:03:00Z">
          <w:r w:rsidR="00381127" w:rsidDel="00474CAC">
            <w:rPr>
              <w:rFonts w:ascii="Times New Roman" w:eastAsia="Times New Roman" w:hAnsi="Times New Roman" w:cs="Times New Roman"/>
            </w:rPr>
            <w:delText xml:space="preserve"> </w:delText>
          </w:r>
        </w:del>
      </w:ins>
      <w:ins w:id="712" w:author="Lydia O'Meara" w:date="2025-05-07T12:20:00Z">
        <w:del w:id="713" w:author="Robinson, James (robins64)" w:date="2025-05-19T15:03:00Z">
          <w:r w:rsidR="00381127" w:rsidDel="00474CAC">
            <w:rPr>
              <w:rFonts w:ascii="Times New Roman" w:eastAsia="Times New Roman" w:hAnsi="Times New Roman" w:cs="Times New Roman"/>
            </w:rPr>
            <w:delText>(</w:delText>
          </w:r>
        </w:del>
      </w:ins>
      <w:ins w:id="714" w:author="Lydia O'Meara" w:date="2025-05-07T12:21:00Z">
        <w:del w:id="715" w:author="Robinson, James (robins64)" w:date="2025-05-19T15:03:00Z">
          <w:r w:rsidR="00381127" w:rsidDel="00474CAC">
            <w:rPr>
              <w:rFonts w:ascii="Times New Roman" w:eastAsia="Times New Roman" w:hAnsi="Times New Roman" w:cs="Times New Roman"/>
            </w:rPr>
            <w:delText>Byrd et al</w:delText>
          </w:r>
        </w:del>
      </w:ins>
      <w:ins w:id="716" w:author="Lydia O'Meara" w:date="2025-05-07T12:33:00Z">
        <w:del w:id="717" w:author="Robinson, James (robins64)" w:date="2025-05-19T15:03:00Z">
          <w:r w:rsidR="00190A3A" w:rsidDel="00474CAC">
            <w:rPr>
              <w:rFonts w:ascii="Times New Roman" w:eastAsia="Times New Roman" w:hAnsi="Times New Roman" w:cs="Times New Roman"/>
            </w:rPr>
            <w:delText xml:space="preserve"> </w:delText>
          </w:r>
        </w:del>
      </w:ins>
      <w:ins w:id="718" w:author="Lydia O'Meara" w:date="2025-05-07T12:38:00Z">
        <w:del w:id="719" w:author="Robinson, James (robins64)" w:date="2025-05-19T15:03:00Z">
          <w:r w:rsidR="00080BE4" w:rsidDel="00474CAC">
            <w:rPr>
              <w:rFonts w:ascii="Times New Roman" w:eastAsia="Times New Roman" w:hAnsi="Times New Roman" w:cs="Times New Roman"/>
            </w:rPr>
            <w:delText>2022</w:delText>
          </w:r>
        </w:del>
      </w:ins>
      <w:ins w:id="720" w:author="Lydia O'Meara" w:date="2025-05-07T12:20:00Z">
        <w:del w:id="721" w:author="Robinson, James (robins64)" w:date="2025-05-19T15:03:00Z">
          <w:r w:rsidR="00381127" w:rsidDel="00474CAC">
            <w:rPr>
              <w:rFonts w:ascii="Times New Roman" w:eastAsia="Times New Roman" w:hAnsi="Times New Roman" w:cs="Times New Roman"/>
            </w:rPr>
            <w:delText>)</w:delText>
          </w:r>
        </w:del>
        <w:r w:rsidR="00381127">
          <w:rPr>
            <w:rFonts w:ascii="Times New Roman" w:eastAsia="Times New Roman" w:hAnsi="Times New Roman" w:cs="Times New Roman"/>
          </w:rPr>
          <w:t xml:space="preserve">, </w:t>
        </w:r>
      </w:ins>
      <w:ins w:id="722" w:author="Robinson, James (robins64)" w:date="2025-05-19T15:04:00Z">
        <w:r w:rsidR="00474CAC">
          <w:rPr>
            <w:rFonts w:ascii="Times New Roman" w:eastAsia="Times New Roman" w:hAnsi="Times New Roman" w:cs="Times New Roman"/>
          </w:rPr>
          <w:t>s</w:t>
        </w:r>
      </w:ins>
      <w:ins w:id="723" w:author="Lydia O'Meara" w:date="2025-05-07T12:46:00Z">
        <w:del w:id="724" w:author="Robinson, James (robins64)" w:date="2025-05-19T15:04:00Z">
          <w:r w:rsidR="00080BE4" w:rsidDel="00474CAC">
            <w:rPr>
              <w:rFonts w:ascii="Times New Roman" w:eastAsia="Times New Roman" w:hAnsi="Times New Roman" w:cs="Times New Roman"/>
            </w:rPr>
            <w:delText xml:space="preserve">and </w:delText>
          </w:r>
        </w:del>
      </w:ins>
      <w:ins w:id="725" w:author="Lydia O'Meara" w:date="2025-05-07T12:20:00Z">
        <w:del w:id="726" w:author="Robinson, James (robins64)" w:date="2025-05-19T15:04:00Z">
          <w:r w:rsidR="00381127" w:rsidDel="00474CAC">
            <w:rPr>
              <w:rFonts w:ascii="Times New Roman" w:eastAsia="Times New Roman" w:hAnsi="Times New Roman" w:cs="Times New Roman"/>
            </w:rPr>
            <w:delText xml:space="preserve">fish in </w:delText>
          </w:r>
        </w:del>
      </w:ins>
      <w:ins w:id="727" w:author="Lydia O'Meara" w:date="2025-05-07T12:45:00Z">
        <w:del w:id="728" w:author="Robinson, James (robins64)" w:date="2025-05-19T15:04:00Z">
          <w:r w:rsidR="00080BE4" w:rsidDel="00474CAC">
            <w:rPr>
              <w:rFonts w:ascii="Times New Roman" w:eastAsia="Times New Roman" w:hAnsi="Times New Roman" w:cs="Times New Roman"/>
            </w:rPr>
            <w:delText>home grown s</w:delText>
          </w:r>
        </w:del>
        <w:r w:rsidR="00080BE4">
          <w:rPr>
            <w:rFonts w:ascii="Times New Roman" w:eastAsia="Times New Roman" w:hAnsi="Times New Roman" w:cs="Times New Roman"/>
          </w:rPr>
          <w:t>chool feeding</w:t>
        </w:r>
      </w:ins>
      <w:ins w:id="729" w:author="Lydia O'Meara" w:date="2025-05-07T12:46:00Z">
        <w:r w:rsidR="00080BE4">
          <w:rPr>
            <w:rFonts w:ascii="Times New Roman" w:eastAsia="Times New Roman" w:hAnsi="Times New Roman" w:cs="Times New Roman"/>
          </w:rPr>
          <w:t xml:space="preserve"> </w:t>
        </w:r>
        <w:del w:id="730" w:author="Robinson, James (robins64)" w:date="2025-05-19T15:04:00Z">
          <w:r w:rsidR="00080BE4" w:rsidDel="00474CAC">
            <w:rPr>
              <w:rFonts w:ascii="Times New Roman" w:eastAsia="Times New Roman" w:hAnsi="Times New Roman" w:cs="Times New Roman"/>
            </w:rPr>
            <w:delText>for children</w:delText>
          </w:r>
        </w:del>
      </w:ins>
      <w:ins w:id="731" w:author="Lydia O'Meara" w:date="2025-05-07T12:36:00Z">
        <w:del w:id="732" w:author="Robinson, James (robins64)" w:date="2025-05-19T15:04:00Z">
          <w:r w:rsidR="00190A3A" w:rsidDel="00474CAC">
            <w:rPr>
              <w:rFonts w:ascii="Times New Roman" w:eastAsia="Times New Roman" w:hAnsi="Times New Roman" w:cs="Times New Roman"/>
            </w:rPr>
            <w:delText xml:space="preserve"> </w:delText>
          </w:r>
        </w:del>
      </w:ins>
      <w:ins w:id="733" w:author="Robinson, James (robins64)" w:date="2025-05-19T15:05:00Z">
        <w:r w:rsidR="00474CAC">
          <w:rPr>
            <w:rFonts w:ascii="Times New Roman" w:eastAsia="Times New Roman" w:hAnsi="Times New Roman" w:cs="Times New Roman"/>
          </w:rPr>
          <w:t xml:space="preserve">programmes </w:t>
        </w:r>
        <w:r w:rsidR="00474CAC">
          <w:rPr>
            <w:rFonts w:ascii="Times New Roman" w:eastAsia="Times New Roman" w:hAnsi="Times New Roman" w:cs="Times New Roman"/>
          </w:rPr>
          <w:fldChar w:fldCharType="begin" w:fldLock="1"/>
        </w:r>
        <w:r w:rsidR="00474CAC">
          <w:rPr>
            <w:rFonts w:ascii="Times New Roman" w:eastAsia="Times New Roman" w:hAnsi="Times New Roman" w:cs="Times New Roman"/>
          </w:rPr>
          <w:instrText>ADDIN paperpile_citation &lt;clusterId&gt;A835O284D675H386&lt;/clusterId&gt;&lt;metadata&gt;&lt;citation&gt;&lt;id&gt;0f189f73-d336-4504-b8a4-455d17b16009&lt;/id&gt;&lt;/citation&gt;&lt;/metadata&gt;&lt;data&gt;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&lt;/data&gt; \* MERGEFORMAT</w:instrText>
        </w:r>
      </w:ins>
      <w:r w:rsidR="00474CAC">
        <w:rPr>
          <w:rFonts w:ascii="Times New Roman" w:eastAsia="Times New Roman" w:hAnsi="Times New Roman" w:cs="Times New Roman"/>
        </w:rPr>
        <w:fldChar w:fldCharType="separate"/>
      </w:r>
      <w:ins w:id="734" w:author="Robinson, James (robins64)" w:date="2025-06-27T13:51:00Z">
        <w:r w:rsidR="00AE40AB">
          <w:rPr>
            <w:rFonts w:ascii="Times New Roman" w:eastAsia="Times New Roman" w:hAnsi="Times New Roman" w:cs="Times New Roman"/>
            <w:noProof/>
          </w:rPr>
          <w:t>(95)</w:t>
        </w:r>
      </w:ins>
      <w:ins w:id="735" w:author="Robinson, James (robins64)" w:date="2025-05-19T15:05:00Z">
        <w:r w:rsidR="00474CAC">
          <w:rPr>
            <w:rFonts w:ascii="Times New Roman" w:eastAsia="Times New Roman" w:hAnsi="Times New Roman" w:cs="Times New Roman"/>
          </w:rPr>
          <w:fldChar w:fldCharType="end"/>
        </w:r>
        <w:r w:rsidR="00474CAC">
          <w:rPr>
            <w:rFonts w:ascii="Times New Roman" w:eastAsia="Times New Roman" w:hAnsi="Times New Roman" w:cs="Times New Roman"/>
          </w:rPr>
          <w:t xml:space="preserve">, </w:t>
        </w:r>
      </w:ins>
      <w:ins w:id="736" w:author="Lydia O'Meara" w:date="2025-05-07T12:36:00Z">
        <w:del w:id="737" w:author="Robinson, James (robins64)" w:date="2025-05-19T15:05:00Z">
          <w:r w:rsidR="00190A3A" w:rsidDel="00474CAC">
            <w:rPr>
              <w:rFonts w:ascii="Times New Roman" w:eastAsia="Times New Roman" w:hAnsi="Times New Roman" w:cs="Times New Roman"/>
            </w:rPr>
            <w:delText>(</w:delText>
          </w:r>
        </w:del>
      </w:ins>
      <w:ins w:id="738" w:author="Lydia O'Meara" w:date="2025-05-07T12:47:00Z">
        <w:del w:id="739" w:author="Robinson, James (robins64)" w:date="2025-05-19T15:05:00Z">
          <w:r w:rsidR="00307CE5" w:rsidDel="00474CAC">
            <w:rPr>
              <w:rFonts w:ascii="Times New Roman" w:eastAsia="Times New Roman" w:hAnsi="Times New Roman" w:cs="Times New Roman"/>
            </w:rPr>
            <w:delText>Ahern et al 2021</w:delText>
          </w:r>
        </w:del>
      </w:ins>
      <w:ins w:id="740" w:author="Lydia O'Meara" w:date="2025-05-07T12:36:00Z">
        <w:del w:id="741" w:author="Robinson, James (robins64)" w:date="2025-05-19T15:05:00Z">
          <w:r w:rsidR="00190A3A" w:rsidDel="00474CAC">
            <w:rPr>
              <w:rFonts w:ascii="Times New Roman" w:eastAsia="Times New Roman" w:hAnsi="Times New Roman" w:cs="Times New Roman"/>
            </w:rPr>
            <w:delText>)</w:delText>
          </w:r>
        </w:del>
      </w:ins>
      <w:ins w:id="742" w:author="Lydia O'Meara" w:date="2025-05-07T12:46:00Z">
        <w:del w:id="743" w:author="Robinson, James (robins64)" w:date="2025-05-19T15:05:00Z">
          <w:r w:rsidR="00080BE4" w:rsidDel="00474CAC">
            <w:rPr>
              <w:rFonts w:ascii="Times New Roman" w:eastAsia="Times New Roman" w:hAnsi="Times New Roman" w:cs="Times New Roman"/>
            </w:rPr>
            <w:delText xml:space="preserve"> </w:delText>
          </w:r>
        </w:del>
        <w:r w:rsidR="00080BE4">
          <w:rPr>
            <w:rFonts w:ascii="Times New Roman" w:eastAsia="Times New Roman" w:hAnsi="Times New Roman" w:cs="Times New Roman"/>
          </w:rPr>
          <w:t>and</w:t>
        </w:r>
      </w:ins>
      <w:ins w:id="744" w:author="Lydia O'Meara" w:date="2025-05-07T12:36:00Z">
        <w:r w:rsidR="00190A3A">
          <w:rPr>
            <w:rFonts w:ascii="Times New Roman" w:eastAsia="Times New Roman" w:hAnsi="Times New Roman" w:cs="Times New Roman"/>
          </w:rPr>
          <w:t xml:space="preserve"> </w:t>
        </w:r>
      </w:ins>
      <w:ins w:id="745" w:author="Lydia O'Meara" w:date="2025-05-07T12:45:00Z">
        <w:r w:rsidR="00080BE4">
          <w:rPr>
            <w:rFonts w:ascii="Times New Roman" w:eastAsia="Times New Roman" w:hAnsi="Times New Roman" w:cs="Times New Roman"/>
          </w:rPr>
          <w:t>nationa</w:t>
        </w:r>
      </w:ins>
      <w:ins w:id="746" w:author="Lydia O'Meara" w:date="2025-05-07T12:46:00Z">
        <w:r w:rsidR="00080BE4">
          <w:rPr>
            <w:rFonts w:ascii="Times New Roman" w:eastAsia="Times New Roman" w:hAnsi="Times New Roman" w:cs="Times New Roman"/>
          </w:rPr>
          <w:t>l food aid programs</w:t>
        </w:r>
      </w:ins>
      <w:ins w:id="747" w:author="Robinson, James (robins64)" w:date="2025-05-19T15:09:00Z">
        <w:r w:rsidR="00400C04">
          <w:rPr>
            <w:rFonts w:ascii="Times New Roman" w:eastAsia="Times New Roman" w:hAnsi="Times New Roman" w:cs="Times New Roman"/>
          </w:rPr>
          <w:t xml:space="preserve"> </w:t>
        </w:r>
        <w:r w:rsidR="00400C04">
          <w:rPr>
            <w:rFonts w:ascii="Times New Roman" w:eastAsia="Times New Roman" w:hAnsi="Times New Roman" w:cs="Times New Roman"/>
          </w:rPr>
          <w:fldChar w:fldCharType="begin" w:fldLock="1"/>
        </w:r>
      </w:ins>
      <w:ins w:id="748" w:author="Robinson, James (robins64)" w:date="2025-05-19T15:19:00Z">
        <w:r w:rsidR="00D861B6">
          <w:rPr>
            <w:rFonts w:ascii="Times New Roman" w:eastAsia="Times New Roman" w:hAnsi="Times New Roman" w:cs="Times New Roman"/>
          </w:rPr>
          <w:instrText>ADDIN paperpile_citation &lt;clusterId&gt;A284O542D932H655&lt;/clusterId&gt;&lt;metadata&gt;&lt;citation&gt;&lt;id&gt;0bf06365-39b2-460b-a2ba-a074b4d92337&lt;/id&gt;&lt;/citation&gt;&lt;/metadata&gt;&lt;data&gt;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&lt;/data&gt; \* MERGEFORMAT</w:instrText>
        </w:r>
      </w:ins>
      <w:r w:rsidR="00400C04">
        <w:rPr>
          <w:rFonts w:ascii="Times New Roman" w:eastAsia="Times New Roman" w:hAnsi="Times New Roman" w:cs="Times New Roman"/>
        </w:rPr>
        <w:fldChar w:fldCharType="separate"/>
      </w:r>
      <w:ins w:id="749" w:author="Robinson, James (robins64)" w:date="2025-06-27T13:51:00Z">
        <w:r w:rsidR="00AE40AB">
          <w:rPr>
            <w:rFonts w:ascii="Times New Roman" w:eastAsia="Times New Roman" w:hAnsi="Times New Roman" w:cs="Times New Roman"/>
            <w:noProof/>
          </w:rPr>
          <w:t>(96)</w:t>
        </w:r>
      </w:ins>
      <w:ins w:id="750" w:author="Robinson, James (robins64)" w:date="2025-05-19T15:09:00Z">
        <w:r w:rsidR="00400C04">
          <w:rPr>
            <w:rFonts w:ascii="Times New Roman" w:eastAsia="Times New Roman" w:hAnsi="Times New Roman" w:cs="Times New Roman"/>
          </w:rPr>
          <w:fldChar w:fldCharType="end"/>
        </w:r>
      </w:ins>
      <w:ins w:id="751" w:author="Lydia O'Meara" w:date="2025-05-07T12:46:00Z">
        <w:del w:id="752" w:author="Robinson, James (robins64)" w:date="2025-05-19T15:12:00Z">
          <w:r w:rsidR="00080BE4" w:rsidDel="00400C04">
            <w:rPr>
              <w:rFonts w:ascii="Times New Roman" w:eastAsia="Times New Roman" w:hAnsi="Times New Roman" w:cs="Times New Roman"/>
            </w:rPr>
            <w:delText xml:space="preserve"> </w:delText>
          </w:r>
        </w:del>
        <w:del w:id="753" w:author="Robinson, James (robins64)" w:date="2025-05-19T15:09:00Z">
          <w:r w:rsidR="00080BE4" w:rsidDel="00400C04">
            <w:rPr>
              <w:rFonts w:ascii="Times New Roman" w:eastAsia="Times New Roman" w:hAnsi="Times New Roman" w:cs="Times New Roman"/>
            </w:rPr>
            <w:delText>for</w:delText>
          </w:r>
        </w:del>
      </w:ins>
      <w:ins w:id="754" w:author="Lydia O'Meara" w:date="2025-05-07T12:36:00Z">
        <w:del w:id="755" w:author="Robinson, James (robins64)" w:date="2025-05-19T15:09:00Z">
          <w:r w:rsidR="00190A3A" w:rsidDel="00400C04">
            <w:rPr>
              <w:rFonts w:ascii="Times New Roman" w:eastAsia="Times New Roman" w:hAnsi="Times New Roman" w:cs="Times New Roman"/>
            </w:rPr>
            <w:delText xml:space="preserve"> </w:delText>
          </w:r>
          <w:r w:rsidR="00080BE4" w:rsidDel="00400C04">
            <w:rPr>
              <w:rFonts w:ascii="Times New Roman" w:eastAsia="Times New Roman" w:hAnsi="Times New Roman" w:cs="Times New Roman"/>
            </w:rPr>
            <w:delText xml:space="preserve">vulnerable </w:delText>
          </w:r>
        </w:del>
      </w:ins>
      <w:ins w:id="756" w:author="Lydia O'Meara" w:date="2025-05-07T12:20:00Z">
        <w:del w:id="757" w:author="Robinson, James (robins64)" w:date="2025-05-19T15:09:00Z">
          <w:r w:rsidR="00381127" w:rsidDel="00400C04">
            <w:rPr>
              <w:rFonts w:ascii="Times New Roman" w:eastAsia="Times New Roman" w:hAnsi="Times New Roman" w:cs="Times New Roman"/>
            </w:rPr>
            <w:delText xml:space="preserve">adolescent girls and women </w:delText>
          </w:r>
        </w:del>
        <w:del w:id="758" w:author="Robinson, James (robins64)" w:date="2025-05-19T15:12:00Z">
          <w:r w:rsidR="00381127" w:rsidDel="00400C04">
            <w:rPr>
              <w:rFonts w:ascii="Times New Roman" w:eastAsia="Times New Roman" w:hAnsi="Times New Roman" w:cs="Times New Roman"/>
            </w:rPr>
            <w:delText>(</w:delText>
          </w:r>
        </w:del>
      </w:ins>
      <w:ins w:id="759" w:author="Lydia O'Meara" w:date="2025-05-07T12:40:00Z">
        <w:del w:id="760" w:author="Robinson, James (robins64)" w:date="2025-05-19T15:12:00Z">
          <w:r w:rsidR="00080BE4" w:rsidDel="00400C04">
            <w:rPr>
              <w:rFonts w:ascii="Times New Roman" w:eastAsia="Times New Roman" w:hAnsi="Times New Roman" w:cs="Times New Roman"/>
            </w:rPr>
            <w:delText>O’Meara 2020</w:delText>
          </w:r>
        </w:del>
      </w:ins>
      <w:ins w:id="761" w:author="Lydia O'Meara" w:date="2025-05-07T12:21:00Z">
        <w:del w:id="762" w:author="Robinson, James (robins64)" w:date="2025-05-19T15:12:00Z">
          <w:r w:rsidR="00381127" w:rsidDel="00400C04">
            <w:rPr>
              <w:rFonts w:ascii="Times New Roman" w:eastAsia="Times New Roman" w:hAnsi="Times New Roman" w:cs="Times New Roman"/>
            </w:rPr>
            <w:delText xml:space="preserve">), </w:delText>
          </w:r>
        </w:del>
      </w:ins>
      <w:ins w:id="763" w:author="Lydia O'Meara" w:date="2025-05-07T12:22:00Z">
        <w:del w:id="764" w:author="Robinson, James (robins64)" w:date="2025-05-19T15:12:00Z">
          <w:r w:rsidR="00381127" w:rsidDel="00400C04">
            <w:rPr>
              <w:rFonts w:ascii="Times New Roman" w:eastAsia="Times New Roman" w:hAnsi="Times New Roman" w:cs="Times New Roman"/>
            </w:rPr>
            <w:delText>a</w:delText>
          </w:r>
        </w:del>
      </w:ins>
      <w:ins w:id="765" w:author="Lydia O'Meara" w:date="2025-05-07T12:37:00Z">
        <w:del w:id="766" w:author="Robinson, James (robins64)" w:date="2025-05-19T15:12:00Z">
          <w:r w:rsidR="00080BE4" w:rsidDel="00400C04">
            <w:rPr>
              <w:rFonts w:ascii="Times New Roman" w:eastAsia="Times New Roman" w:hAnsi="Times New Roman" w:cs="Times New Roman"/>
            </w:rPr>
            <w:delText>longside</w:delText>
          </w:r>
        </w:del>
      </w:ins>
      <w:ins w:id="767" w:author="Lydia O'Meara" w:date="2025-05-07T12:22:00Z">
        <w:del w:id="768" w:author="Robinson, James (robins64)" w:date="2025-05-19T15:12:00Z">
          <w:r w:rsidR="00381127" w:rsidDel="00400C04">
            <w:rPr>
              <w:rFonts w:ascii="Times New Roman" w:eastAsia="Times New Roman" w:hAnsi="Times New Roman" w:cs="Times New Roman"/>
            </w:rPr>
            <w:delText xml:space="preserve"> </w:delText>
          </w:r>
        </w:del>
      </w:ins>
      <w:ins w:id="769" w:author="Lydia O'Meara" w:date="2025-05-07T12:23:00Z">
        <w:del w:id="770" w:author="Robinson, James (robins64)" w:date="2025-05-19T15:12:00Z">
          <w:r w:rsidR="00381127" w:rsidDel="00400C04">
            <w:rPr>
              <w:rFonts w:ascii="Times New Roman" w:eastAsia="Times New Roman" w:hAnsi="Times New Roman" w:cs="Times New Roman"/>
            </w:rPr>
            <w:delText xml:space="preserve">holistic supply and </w:delText>
          </w:r>
        </w:del>
      </w:ins>
      <w:ins w:id="771" w:author="Lydia O'Meara" w:date="2025-05-07T12:24:00Z">
        <w:del w:id="772" w:author="Robinson, James (robins64)" w:date="2025-05-19T15:12:00Z">
          <w:r w:rsidR="00381127" w:rsidDel="00400C04">
            <w:rPr>
              <w:rFonts w:ascii="Times New Roman" w:eastAsia="Times New Roman" w:hAnsi="Times New Roman" w:cs="Times New Roman"/>
            </w:rPr>
            <w:delText>demand</w:delText>
          </w:r>
        </w:del>
      </w:ins>
      <w:ins w:id="773" w:author="Lydia O'Meara" w:date="2025-05-07T12:23:00Z">
        <w:del w:id="774" w:author="Robinson, James (robins64)" w:date="2025-05-19T15:12:00Z">
          <w:r w:rsidR="00381127" w:rsidDel="00400C04">
            <w:rPr>
              <w:rFonts w:ascii="Times New Roman" w:eastAsia="Times New Roman" w:hAnsi="Times New Roman" w:cs="Times New Roman"/>
            </w:rPr>
            <w:delText xml:space="preserve"> interventions such as </w:delText>
          </w:r>
        </w:del>
      </w:ins>
      <w:ins w:id="775" w:author="Lydia O'Meara" w:date="2025-05-07T12:24:00Z">
        <w:del w:id="776" w:author="Robinson, James (robins64)" w:date="2025-05-19T15:12:00Z">
          <w:r w:rsidR="00381127" w:rsidDel="00400C04">
            <w:rPr>
              <w:rFonts w:ascii="Times New Roman" w:eastAsia="Times New Roman" w:hAnsi="Times New Roman" w:cs="Times New Roman"/>
            </w:rPr>
            <w:delText>improving</w:delText>
          </w:r>
        </w:del>
      </w:ins>
      <w:ins w:id="777" w:author="Lydia O'Meara" w:date="2025-05-07T12:22:00Z">
        <w:del w:id="778" w:author="Robinson, James (robins64)" w:date="2025-05-19T15:12:00Z">
          <w:r w:rsidR="00381127" w:rsidDel="00400C04">
            <w:rPr>
              <w:rFonts w:ascii="Times New Roman" w:eastAsia="Times New Roman" w:hAnsi="Times New Roman" w:cs="Times New Roman"/>
            </w:rPr>
            <w:delText xml:space="preserve"> fish</w:delText>
          </w:r>
        </w:del>
      </w:ins>
      <w:ins w:id="779" w:author="Lydia O'Meara" w:date="2025-05-07T12:25:00Z">
        <w:del w:id="780" w:author="Robinson, James (robins64)" w:date="2025-05-19T15:12:00Z">
          <w:r w:rsidR="00381127" w:rsidDel="00400C04">
            <w:rPr>
              <w:rFonts w:ascii="Times New Roman" w:eastAsia="Times New Roman" w:hAnsi="Times New Roman" w:cs="Times New Roman"/>
            </w:rPr>
            <w:delText xml:space="preserve"> production and</w:delText>
          </w:r>
        </w:del>
      </w:ins>
      <w:ins w:id="781" w:author="Lydia O'Meara" w:date="2025-05-07T12:22:00Z">
        <w:del w:id="782" w:author="Robinson, James (robins64)" w:date="2025-05-19T15:12:00Z">
          <w:r w:rsidR="00381127" w:rsidDel="00400C04">
            <w:rPr>
              <w:rFonts w:ascii="Times New Roman" w:eastAsia="Times New Roman" w:hAnsi="Times New Roman" w:cs="Times New Roman"/>
            </w:rPr>
            <w:delText xml:space="preserve"> supply chains </w:delText>
          </w:r>
        </w:del>
      </w:ins>
      <w:ins w:id="783" w:author="Lydia O'Meara" w:date="2025-05-07T12:23:00Z">
        <w:del w:id="784" w:author="Robinson, James (robins64)" w:date="2025-05-19T15:12:00Z">
          <w:r w:rsidR="00381127" w:rsidDel="00400C04">
            <w:rPr>
              <w:rFonts w:ascii="Times New Roman" w:eastAsia="Times New Roman" w:hAnsi="Times New Roman" w:cs="Times New Roman"/>
            </w:rPr>
            <w:delText>combined with</w:delText>
          </w:r>
        </w:del>
      </w:ins>
      <w:ins w:id="785" w:author="Lydia O'Meara" w:date="2025-05-07T12:27:00Z">
        <w:del w:id="786" w:author="Robinson, James (robins64)" w:date="2025-05-19T15:12:00Z">
          <w:r w:rsidR="00190A3A" w:rsidDel="00400C04">
            <w:rPr>
              <w:rFonts w:ascii="Times New Roman" w:eastAsia="Times New Roman" w:hAnsi="Times New Roman" w:cs="Times New Roman"/>
            </w:rPr>
            <w:delText xml:space="preserve"> whole-of-village </w:delText>
          </w:r>
        </w:del>
      </w:ins>
      <w:ins w:id="787" w:author="Lydia O'Meara" w:date="2025-05-07T12:24:00Z">
        <w:del w:id="788" w:author="Robinson, James (robins64)" w:date="2025-05-19T15:12:00Z">
          <w:r w:rsidR="00381127" w:rsidDel="00400C04">
            <w:rPr>
              <w:rFonts w:ascii="Times New Roman" w:eastAsia="Times New Roman" w:hAnsi="Times New Roman" w:cs="Times New Roman"/>
            </w:rPr>
            <w:delText>education programs</w:delText>
          </w:r>
        </w:del>
      </w:ins>
      <w:ins w:id="789" w:author="Lydia O'Meara" w:date="2025-05-07T12:23:00Z">
        <w:del w:id="790" w:author="Robinson, James (robins64)" w:date="2025-05-19T15:12:00Z">
          <w:r w:rsidR="00381127" w:rsidDel="00400C04">
            <w:rPr>
              <w:rFonts w:ascii="Times New Roman" w:eastAsia="Times New Roman" w:hAnsi="Times New Roman" w:cs="Times New Roman"/>
            </w:rPr>
            <w:delText xml:space="preserve"> in</w:delText>
          </w:r>
        </w:del>
      </w:ins>
      <w:ins w:id="791" w:author="Lydia O'Meara" w:date="2025-05-07T12:22:00Z">
        <w:del w:id="792" w:author="Robinson, James (robins64)" w:date="2025-05-19T15:12:00Z">
          <w:r w:rsidR="00381127" w:rsidDel="00400C04">
            <w:rPr>
              <w:rFonts w:ascii="Times New Roman" w:eastAsia="Times New Roman" w:hAnsi="Times New Roman" w:cs="Times New Roman"/>
            </w:rPr>
            <w:delText xml:space="preserve"> geographically remote inland communities (Tilley et al </w:delText>
          </w:r>
        </w:del>
      </w:ins>
      <w:ins w:id="793" w:author="Lydia O'Meara" w:date="2025-05-07T12:41:00Z">
        <w:del w:id="794" w:author="Robinson, James (robins64)" w:date="2025-05-19T15:12:00Z">
          <w:r w:rsidR="00080BE4" w:rsidDel="00400C04">
            <w:rPr>
              <w:rFonts w:ascii="Times New Roman" w:eastAsia="Times New Roman" w:hAnsi="Times New Roman" w:cs="Times New Roman"/>
            </w:rPr>
            <w:delText xml:space="preserve">2024 </w:delText>
          </w:r>
        </w:del>
      </w:ins>
      <w:ins w:id="795" w:author="Lydia O'Meara" w:date="2025-05-07T12:22:00Z">
        <w:del w:id="796" w:author="Robinson, James (robins64)" w:date="2025-05-19T15:12:00Z">
          <w:r w:rsidR="00381127" w:rsidDel="00400C04">
            <w:rPr>
              <w:rFonts w:ascii="Times New Roman" w:eastAsia="Times New Roman" w:hAnsi="Times New Roman" w:cs="Times New Roman"/>
            </w:rPr>
            <w:delText>pre-print)</w:delText>
          </w:r>
        </w:del>
        <w:r w:rsidR="00381127">
          <w:rPr>
            <w:rFonts w:ascii="Times New Roman" w:eastAsia="Times New Roman" w:hAnsi="Times New Roman" w:cs="Times New Roman"/>
          </w:rPr>
          <w:t>.</w:t>
        </w:r>
      </w:ins>
      <w:ins w:id="797" w:author="Robinson, James (robins64)" w:date="2025-05-19T15:19:00Z">
        <w:r w:rsidR="00D861B6">
          <w:rPr>
            <w:rFonts w:ascii="Times New Roman" w:eastAsia="Times New Roman" w:hAnsi="Times New Roman" w:cs="Times New Roman"/>
          </w:rPr>
          <w:t xml:space="preserve"> </w:t>
        </w:r>
      </w:ins>
      <w:ins w:id="798" w:author="Robinson, James (robins64)" w:date="2025-05-19T16:49:00Z">
        <w:r w:rsidR="00844C7E">
          <w:rPr>
            <w:rFonts w:ascii="Times New Roman" w:eastAsia="Times New Roman" w:hAnsi="Times New Roman" w:cs="Times New Roman"/>
          </w:rPr>
          <w:t xml:space="preserve">Although we were unable to assess the health status of consumers of dried fish, we note that nutrient deficiencies are high and increasing in vulnerable populations in Africa </w:t>
        </w:r>
        <w:r w:rsidR="00844C7E">
          <w:fldChar w:fldCharType="begin" w:fldLock="1"/>
        </w:r>
        <w:r w:rsidR="00844C7E">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rsidR="00844C7E">
          <w:fldChar w:fldCharType="separate"/>
        </w:r>
      </w:ins>
      <w:ins w:id="799" w:author="Robinson, James (robins64)" w:date="2025-06-27T13:51:00Z">
        <w:r w:rsidR="00AE40AB">
          <w:rPr>
            <w:rFonts w:ascii="Times New Roman" w:eastAsia="Times New Roman" w:hAnsi="Times New Roman" w:cs="Times New Roman"/>
            <w:noProof/>
            <w:color w:val="000000"/>
          </w:rPr>
          <w:t>(45, 97)</w:t>
        </w:r>
      </w:ins>
      <w:ins w:id="800" w:author="Robinson, James (robins64)" w:date="2025-05-19T16:49:00Z">
        <w:r w:rsidR="00844C7E">
          <w:fldChar w:fldCharType="end"/>
        </w:r>
        <w:r w:rsidR="00844C7E">
          <w:rPr>
            <w:rFonts w:ascii="Times New Roman" w:eastAsia="Times New Roman" w:hAnsi="Times New Roman" w:cs="Times New Roman"/>
          </w:rPr>
          <w:t xml:space="preserve">, despite widespread fish consumption. </w:t>
        </w:r>
        <w:r w:rsidR="00844C7E" w:rsidRPr="00D861B6">
          <w:rPr>
            <w:rFonts w:ascii="Times New Roman" w:eastAsia="Times New Roman" w:hAnsi="Times New Roman" w:cs="Times New Roman"/>
          </w:rPr>
          <w:t>Given the potential small dried fish have on alleviating the burdens of malnutrition, more rigorous studies evaluating their impact on child and nutrition outcomes are needed</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J884X242T632R326&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HHzJU+L6tYwJsJScfn77//+D+C0yiA=&lt;/data&gt; \* MERGEFORMAT</w:instrText>
        </w:r>
        <w:r w:rsidR="00844C7E">
          <w:rPr>
            <w:rFonts w:ascii="Times New Roman" w:eastAsia="Times New Roman" w:hAnsi="Times New Roman" w:cs="Times New Roman"/>
          </w:rPr>
          <w:fldChar w:fldCharType="separate"/>
        </w:r>
        <w:r w:rsidR="00844C7E">
          <w:rPr>
            <w:rFonts w:ascii="Times New Roman" w:eastAsia="Times New Roman" w:hAnsi="Times New Roman" w:cs="Times New Roman"/>
            <w:noProof/>
          </w:rPr>
          <w:t>(20)</w:t>
        </w:r>
        <w:r w:rsidR="00844C7E">
          <w:rPr>
            <w:rFonts w:ascii="Times New Roman" w:eastAsia="Times New Roman" w:hAnsi="Times New Roman" w:cs="Times New Roman"/>
          </w:rPr>
          <w:fldChar w:fldCharType="end"/>
        </w:r>
        <w:r w:rsidR="00844C7E">
          <w:rPr>
            <w:rFonts w:ascii="Times New Roman" w:eastAsia="Times New Roman" w:hAnsi="Times New Roman" w:cs="Times New Roman"/>
          </w:rPr>
          <w:t>.</w:t>
        </w:r>
        <w:r w:rsidR="00844C7E" w:rsidRPr="00844C7E">
          <w:rPr>
            <w:rFonts w:ascii="Times New Roman" w:eastAsia="Times New Roman" w:hAnsi="Times New Roman" w:cs="Times New Roman"/>
          </w:rPr>
          <w:t xml:space="preserve"> </w:t>
        </w:r>
      </w:ins>
      <w:ins w:id="801" w:author="Lydia O'Meara" w:date="2025-05-07T12:31:00Z">
        <w:del w:id="802" w:author="Robinson, James (robins64)" w:date="2025-05-19T15:12:00Z">
          <w:r w:rsidR="00190A3A" w:rsidDel="00400C04">
            <w:rPr>
              <w:rFonts w:ascii="Times New Roman" w:eastAsia="Times New Roman" w:hAnsi="Times New Roman" w:cs="Times New Roman"/>
            </w:rPr>
            <w:delText xml:space="preserve"> D</w:delText>
          </w:r>
        </w:del>
      </w:ins>
      <w:ins w:id="803" w:author="Lydia O'Meara" w:date="2025-05-07T12:28:00Z">
        <w:del w:id="804" w:author="Robinson, James (robins64)" w:date="2025-05-19T15:12:00Z">
          <w:r w:rsidR="00190A3A" w:rsidDel="00400C04">
            <w:rPr>
              <w:rFonts w:ascii="Times New Roman" w:eastAsia="Times New Roman" w:hAnsi="Times New Roman" w:cs="Times New Roman"/>
            </w:rPr>
            <w:delText xml:space="preserve">ried small fish is </w:delText>
          </w:r>
        </w:del>
      </w:ins>
      <w:ins w:id="805" w:author="Lydia O'Meara" w:date="2025-05-07T12:31:00Z">
        <w:del w:id="806" w:author="Robinson, James (robins64)" w:date="2025-05-19T15:12:00Z">
          <w:r w:rsidR="00190A3A" w:rsidDel="00400C04">
            <w:rPr>
              <w:rFonts w:ascii="Times New Roman" w:eastAsia="Times New Roman" w:hAnsi="Times New Roman" w:cs="Times New Roman"/>
            </w:rPr>
            <w:delText>also more</w:delText>
          </w:r>
        </w:del>
      </w:ins>
      <w:ins w:id="807" w:author="Lydia O'Meara" w:date="2025-05-07T12:29:00Z">
        <w:del w:id="808" w:author="Robinson, James (robins64)" w:date="2025-05-19T15:12:00Z">
          <w:r w:rsidR="00190A3A" w:rsidDel="00400C04">
            <w:rPr>
              <w:rFonts w:ascii="Times New Roman" w:eastAsia="Times New Roman" w:hAnsi="Times New Roman" w:cs="Times New Roman"/>
            </w:rPr>
            <w:delText xml:space="preserve"> feasible</w:delText>
          </w:r>
        </w:del>
      </w:ins>
      <w:ins w:id="809" w:author="Lydia O'Meara" w:date="2025-05-07T12:28:00Z">
        <w:del w:id="810" w:author="Robinson, James (robins64)" w:date="2025-05-19T15:12:00Z">
          <w:r w:rsidR="00190A3A" w:rsidDel="00400C04">
            <w:rPr>
              <w:rFonts w:ascii="Times New Roman" w:eastAsia="Times New Roman" w:hAnsi="Times New Roman" w:cs="Times New Roman"/>
            </w:rPr>
            <w:delText xml:space="preserve"> to promote </w:delText>
          </w:r>
        </w:del>
      </w:ins>
      <w:ins w:id="811" w:author="Lydia O'Meara" w:date="2025-05-07T12:29:00Z">
        <w:del w:id="812" w:author="Robinson, James (robins64)" w:date="2025-05-19T15:12:00Z">
          <w:r w:rsidR="00190A3A" w:rsidDel="00400C04">
            <w:rPr>
              <w:rFonts w:ascii="Times New Roman" w:eastAsia="Times New Roman" w:hAnsi="Times New Roman" w:cs="Times New Roman"/>
            </w:rPr>
            <w:delText xml:space="preserve">in resource-scarce </w:delText>
          </w:r>
        </w:del>
      </w:ins>
      <w:ins w:id="813" w:author="Lydia O'Meara" w:date="2025-05-07T12:37:00Z">
        <w:del w:id="814" w:author="Robinson, James (robins64)" w:date="2025-05-19T15:12:00Z">
          <w:r w:rsidR="00080BE4" w:rsidDel="00400C04">
            <w:rPr>
              <w:rFonts w:ascii="Times New Roman" w:eastAsia="Times New Roman" w:hAnsi="Times New Roman" w:cs="Times New Roman"/>
            </w:rPr>
            <w:delText>highly gendered</w:delText>
          </w:r>
        </w:del>
      </w:ins>
      <w:ins w:id="815" w:author="Lydia O'Meara" w:date="2025-05-07T12:29:00Z">
        <w:del w:id="816" w:author="Robinson, James (robins64)" w:date="2025-05-19T15:12:00Z">
          <w:r w:rsidR="00190A3A" w:rsidDel="00400C04">
            <w:rPr>
              <w:rFonts w:ascii="Times New Roman" w:eastAsia="Times New Roman" w:hAnsi="Times New Roman" w:cs="Times New Roman"/>
            </w:rPr>
            <w:delText xml:space="preserve"> contexts where women have greater </w:delText>
          </w:r>
        </w:del>
      </w:ins>
      <w:ins w:id="817" w:author="Lydia O'Meara" w:date="2025-05-07T12:30:00Z">
        <w:del w:id="818" w:author="Robinson, James (robins64)" w:date="2025-05-19T15:12:00Z">
          <w:r w:rsidR="00190A3A" w:rsidDel="00400C04">
            <w:rPr>
              <w:rFonts w:ascii="Times New Roman" w:eastAsia="Times New Roman" w:hAnsi="Times New Roman" w:cs="Times New Roman"/>
            </w:rPr>
            <w:delText xml:space="preserve">personal </w:delText>
          </w:r>
        </w:del>
      </w:ins>
      <w:ins w:id="819" w:author="Lydia O'Meara" w:date="2025-05-07T12:29:00Z">
        <w:del w:id="820" w:author="Robinson, James (robins64)" w:date="2025-05-19T15:12:00Z">
          <w:r w:rsidR="00190A3A" w:rsidDel="00400C04">
            <w:rPr>
              <w:rFonts w:ascii="Times New Roman" w:eastAsia="Times New Roman" w:hAnsi="Times New Roman" w:cs="Times New Roman"/>
            </w:rPr>
            <w:delText>agency</w:delText>
          </w:r>
        </w:del>
      </w:ins>
      <w:ins w:id="821" w:author="Lydia O'Meara" w:date="2025-05-07T12:30:00Z">
        <w:del w:id="822" w:author="Robinson, James (robins64)" w:date="2025-05-19T15:12:00Z">
          <w:r w:rsidR="00190A3A" w:rsidDel="00400C04">
            <w:rPr>
              <w:rFonts w:ascii="Times New Roman" w:eastAsia="Times New Roman" w:hAnsi="Times New Roman" w:cs="Times New Roman"/>
            </w:rPr>
            <w:delText xml:space="preserve"> to purchase and consume low</w:delText>
          </w:r>
        </w:del>
      </w:ins>
      <w:ins w:id="823" w:author="Lydia O'Meara" w:date="2025-05-07T12:32:00Z">
        <w:del w:id="824" w:author="Robinson, James (robins64)" w:date="2025-05-19T15:12:00Z">
          <w:r w:rsidR="00190A3A" w:rsidDel="00400C04">
            <w:rPr>
              <w:rFonts w:ascii="Times New Roman" w:eastAsia="Times New Roman" w:hAnsi="Times New Roman" w:cs="Times New Roman"/>
            </w:rPr>
            <w:delText>er</w:delText>
          </w:r>
        </w:del>
      </w:ins>
      <w:ins w:id="825" w:author="Lydia O'Meara" w:date="2025-05-07T12:30:00Z">
        <w:del w:id="826" w:author="Robinson, James (robins64)" w:date="2025-05-19T15:12:00Z">
          <w:r w:rsidR="00190A3A" w:rsidDel="00400C04">
            <w:rPr>
              <w:rFonts w:ascii="Times New Roman" w:eastAsia="Times New Roman" w:hAnsi="Times New Roman" w:cs="Times New Roman"/>
            </w:rPr>
            <w:delText>-cost animal-source foods</w:delText>
          </w:r>
        </w:del>
      </w:ins>
      <w:ins w:id="827" w:author="Lydia O'Meara" w:date="2025-05-07T12:31:00Z">
        <w:del w:id="828" w:author="Robinson, James (robins64)" w:date="2025-05-19T15:12:00Z">
          <w:r w:rsidR="00190A3A" w:rsidDel="00400C04">
            <w:rPr>
              <w:rFonts w:ascii="Times New Roman" w:eastAsia="Times New Roman" w:hAnsi="Times New Roman" w:cs="Times New Roman"/>
            </w:rPr>
            <w:delText xml:space="preserve"> </w:delText>
          </w:r>
        </w:del>
      </w:ins>
      <w:ins w:id="829" w:author="Lydia O'Meara" w:date="2025-05-07T12:32:00Z">
        <w:del w:id="830" w:author="Robinson, James (robins64)" w:date="2025-05-19T15:12:00Z">
          <w:r w:rsidR="00190A3A" w:rsidDel="00400C04">
            <w:rPr>
              <w:rFonts w:ascii="Times New Roman" w:eastAsia="Times New Roman" w:hAnsi="Times New Roman" w:cs="Times New Roman"/>
            </w:rPr>
            <w:delText>compared with more expensive</w:delText>
          </w:r>
        </w:del>
      </w:ins>
      <w:ins w:id="831" w:author="Lydia O'Meara" w:date="2025-05-07T12:31:00Z">
        <w:del w:id="832" w:author="Robinson, James (robins64)" w:date="2025-05-19T15:12:00Z">
          <w:r w:rsidR="00190A3A" w:rsidDel="00400C04">
            <w:rPr>
              <w:rFonts w:ascii="Times New Roman" w:eastAsia="Times New Roman" w:hAnsi="Times New Roman" w:cs="Times New Roman"/>
            </w:rPr>
            <w:delText xml:space="preserve"> larger fresh fish</w:delText>
          </w:r>
        </w:del>
      </w:ins>
      <w:ins w:id="833" w:author="Lydia O'Meara" w:date="2025-05-07T12:32:00Z">
        <w:del w:id="834" w:author="Robinson, James (robins64)" w:date="2025-05-19T15:12:00Z">
          <w:r w:rsidR="00190A3A" w:rsidDel="00400C04">
            <w:rPr>
              <w:rFonts w:ascii="Times New Roman" w:eastAsia="Times New Roman" w:hAnsi="Times New Roman" w:cs="Times New Roman"/>
            </w:rPr>
            <w:delText xml:space="preserve"> or meat</w:delText>
          </w:r>
        </w:del>
      </w:ins>
      <w:ins w:id="835" w:author="Lydia O'Meara" w:date="2025-05-07T12:30:00Z">
        <w:del w:id="836" w:author="Robinson, James (robins64)" w:date="2025-05-19T15:12:00Z">
          <w:r w:rsidR="00190A3A" w:rsidDel="00400C04">
            <w:rPr>
              <w:rFonts w:ascii="Times New Roman" w:eastAsia="Times New Roman" w:hAnsi="Times New Roman" w:cs="Times New Roman"/>
            </w:rPr>
            <w:delText xml:space="preserve"> (O’Meara et al 2025 pre-print). </w:delText>
          </w:r>
        </w:del>
      </w:ins>
      <w:ins w:id="837" w:author="Lydia O'Meara" w:date="2025-05-07T12:53:00Z">
        <w:del w:id="838" w:author="Robinson, James (robins64)" w:date="2025-05-19T15:12:00Z">
          <w:r w:rsidR="004429FA" w:rsidRPr="004429FA" w:rsidDel="00400C04">
            <w:rPr>
              <w:rFonts w:ascii="Times New Roman" w:eastAsia="Times New Roman" w:hAnsi="Times New Roman" w:cs="Times New Roman"/>
            </w:rPr>
            <w:delText>Given the potential dried</w:delText>
          </w:r>
        </w:del>
      </w:ins>
      <w:ins w:id="839" w:author="Lydia O'Meara" w:date="2025-05-07T12:57:00Z">
        <w:del w:id="840" w:author="Robinson, James (robins64)" w:date="2025-05-19T15:12:00Z">
          <w:r w:rsidR="00246A9C" w:rsidDel="00400C04">
            <w:rPr>
              <w:rFonts w:ascii="Times New Roman" w:eastAsia="Times New Roman" w:hAnsi="Times New Roman" w:cs="Times New Roman"/>
            </w:rPr>
            <w:delText xml:space="preserve"> small</w:delText>
          </w:r>
        </w:del>
      </w:ins>
      <w:ins w:id="841" w:author="Lydia O'Meara" w:date="2025-05-07T12:53:00Z">
        <w:del w:id="842" w:author="Robinson, James (robins64)" w:date="2025-05-19T15:12:00Z">
          <w:r w:rsidR="004429FA" w:rsidRPr="004429FA" w:rsidDel="00400C04">
            <w:rPr>
              <w:rFonts w:ascii="Times New Roman" w:eastAsia="Times New Roman" w:hAnsi="Times New Roman" w:cs="Times New Roman"/>
            </w:rPr>
            <w:delText xml:space="preserve"> fish have on alleviating the burdens of malnutrition, more rigorous studies evaluating their impact on child and nutrition outcomes are needed</w:delText>
          </w:r>
          <w:r w:rsidR="004429FA" w:rsidDel="00400C04">
            <w:rPr>
              <w:rFonts w:ascii="Times New Roman" w:eastAsia="Times New Roman" w:hAnsi="Times New Roman" w:cs="Times New Roman"/>
            </w:rPr>
            <w:delText xml:space="preserve"> (Byrd et al 2022). </w:delText>
          </w:r>
        </w:del>
      </w:ins>
    </w:p>
    <w:p w14:paraId="6DEE049C" w14:textId="7FDF1977" w:rsidR="006A4A72" w:rsidRPr="005A154D" w:rsidRDefault="00000000">
      <w:pPr>
        <w:spacing w:after="240"/>
        <w:rPr>
          <w:rFonts w:ascii="Times New Roman" w:eastAsia="Times New Roman" w:hAnsi="Times New Roman" w:cs="Times New Roman"/>
          <w:lang w:val="fr-FR"/>
          <w:rPrChange w:id="843" w:author="Robinson, James (robins64)" w:date="2025-05-19T16:19:00Z">
            <w:rPr>
              <w:rFonts w:ascii="Times New Roman" w:eastAsia="Times New Roman" w:hAnsi="Times New Roman" w:cs="Times New Roman"/>
            </w:rPr>
          </w:rPrChange>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844"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xml:space="preserve">, placing dried fish as a more prevalent aquatic </w:t>
      </w:r>
      <w:r>
        <w:rPr>
          <w:rFonts w:ascii="Times New Roman" w:eastAsia="Times New Roman" w:hAnsi="Times New Roman" w:cs="Times New Roman"/>
        </w:rPr>
        <w:lastRenderedPageBreak/>
        <w:t>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w:t>
      </w:r>
      <w:ins w:id="845" w:author="Robinson, James (robins64)" w:date="2025-05-19T16:04:00Z">
        <w:r w:rsidR="003742B5">
          <w:rPr>
            <w:rFonts w:ascii="Times New Roman" w:eastAsia="Times New Roman" w:hAnsi="Times New Roman" w:cs="Times New Roman"/>
          </w:rPr>
          <w:t xml:space="preserve"> instead of animal feeds </w:t>
        </w:r>
        <w:r w:rsidR="003742B5">
          <w:fldChar w:fldCharType="begin" w:fldLock="1"/>
        </w:r>
        <w:r w:rsidR="003742B5" w:rsidRPr="00673BEB">
          <w:rPr>
            <w:lang w:val="fr-FR"/>
          </w:rPr>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instrText>
        </w:r>
        <w:r w:rsidR="003742B5" w:rsidRPr="00673BEB">
          <w:rPr>
            <w:lang w:val="en-AU"/>
          </w:rPr>
          <w: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instrText>
        </w:r>
        <w:r w:rsidR="003742B5">
          <w: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rsidR="003742B5">
          <w:fldChar w:fldCharType="separate"/>
        </w:r>
      </w:ins>
      <w:ins w:id="846" w:author="Robinson, James (robins64)" w:date="2025-05-20T10:52:00Z">
        <w:r w:rsidR="00873738">
          <w:rPr>
            <w:rFonts w:ascii="Times New Roman" w:eastAsia="Times New Roman" w:hAnsi="Times New Roman" w:cs="Times New Roman"/>
            <w:noProof/>
            <w:color w:val="000000"/>
          </w:rPr>
          <w:t>(78)</w:t>
        </w:r>
      </w:ins>
      <w:ins w:id="847" w:author="Robinson, James (robins64)" w:date="2025-05-19T16:04:00Z">
        <w:r w:rsidR="003742B5">
          <w:fldChar w:fldCharType="end"/>
        </w:r>
      </w:ins>
      <w:del w:id="848" w:author="Robinson, James (robins64)" w:date="2025-05-19T16:37:00Z">
        <w:r w:rsidDel="005844A0">
          <w:rPr>
            <w:rFonts w:ascii="Times New Roman" w:eastAsia="Times New Roman" w:hAnsi="Times New Roman" w:cs="Times New Roman"/>
          </w:rPr>
          <w:delText>,</w:delText>
        </w:r>
      </w:del>
      <w:r>
        <w:rPr>
          <w:rFonts w:ascii="Times New Roman" w:eastAsia="Times New Roman" w:hAnsi="Times New Roman" w:cs="Times New Roman"/>
        </w:rPr>
        <w:t xml:space="preserve"> and investing in value chains to maximise access to dried fish supply</w:t>
      </w:r>
      <w:ins w:id="849" w:author="Robinson, James (robins64)" w:date="2025-05-19T16:37:00Z">
        <w:r w:rsidR="005844A0">
          <w:rPr>
            <w:rFonts w:ascii="Times New Roman" w:eastAsia="Times New Roman" w:hAnsi="Times New Roman" w:cs="Times New Roman"/>
          </w:rPr>
          <w:t xml:space="preserve"> </w:t>
        </w:r>
        <w:r w:rsidR="005844A0">
          <w:rPr>
            <w:rFonts w:ascii="Times New Roman" w:eastAsia="Times New Roman" w:hAnsi="Times New Roman" w:cs="Times New Roman"/>
          </w:rPr>
          <w:fldChar w:fldCharType="begin" w:fldLock="1"/>
        </w:r>
      </w:ins>
      <w:ins w:id="850" w:author="Robinson, James (robins64)" w:date="2025-05-19T16:38:00Z">
        <w:r w:rsidR="005844A0">
          <w:rPr>
            <w:rFonts w:ascii="Times New Roman" w:eastAsia="Times New Roman" w:hAnsi="Times New Roman" w:cs="Times New Roman"/>
          </w:rPr>
          <w:instrText>ADDIN paperpile_citation &lt;clusterId&gt;M838A928W418T199&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ins>
      <w:r w:rsidR="005844A0">
        <w:rPr>
          <w:rFonts w:ascii="Times New Roman" w:eastAsia="Times New Roman" w:hAnsi="Times New Roman" w:cs="Times New Roman"/>
        </w:rPr>
        <w:fldChar w:fldCharType="separate"/>
      </w:r>
      <w:ins w:id="851" w:author="Robinson, James (robins64)" w:date="2025-06-27T13:51:00Z">
        <w:r w:rsidR="00AE40AB">
          <w:rPr>
            <w:rFonts w:ascii="Times New Roman" w:eastAsia="Times New Roman" w:hAnsi="Times New Roman" w:cs="Times New Roman"/>
            <w:noProof/>
          </w:rPr>
          <w:t>(89)</w:t>
        </w:r>
      </w:ins>
      <w:ins w:id="852" w:author="Robinson, James (robins64)" w:date="2025-05-19T16:37:00Z">
        <w:r w:rsidR="005844A0">
          <w:rPr>
            <w:rFonts w:ascii="Times New Roman" w:eastAsia="Times New Roman" w:hAnsi="Times New Roman" w:cs="Times New Roman"/>
          </w:rPr>
          <w:fldChar w:fldCharType="end"/>
        </w:r>
      </w:ins>
      <w:r>
        <w:rPr>
          <w:rFonts w:ascii="Times New Roman" w:eastAsia="Times New Roman" w:hAnsi="Times New Roman" w:cs="Times New Roman"/>
        </w:rPr>
        <w:t xml:space="preserve">. Policies </w:t>
      </w:r>
      <w:ins w:id="853" w:author="Robinson, James (robins64)" w:date="2025-05-19T16:08:00Z">
        <w:r w:rsidR="003742B5">
          <w:rPr>
            <w:rFonts w:ascii="Times New Roman" w:eastAsia="Times New Roman" w:hAnsi="Times New Roman" w:cs="Times New Roman"/>
          </w:rPr>
          <w:t xml:space="preserve">to prioritise local consumption </w:t>
        </w:r>
      </w:ins>
      <w:r>
        <w:rPr>
          <w:rFonts w:ascii="Times New Roman" w:eastAsia="Times New Roman" w:hAnsi="Times New Roman" w:cs="Times New Roman"/>
        </w:rPr>
        <w:t>might, for example, focus on eliminating IUU fishing of pelagic small fish stocks</w:t>
      </w:r>
      <w:ins w:id="854" w:author="Robinson, James (robins64)" w:date="2025-05-20T11:04:00Z">
        <w:r w:rsidR="00977174">
          <w:rPr>
            <w:rFonts w:ascii="Times New Roman" w:eastAsia="Times New Roman" w:hAnsi="Times New Roman" w:cs="Times New Roman"/>
          </w:rPr>
          <w:t xml:space="preserve">, </w:t>
        </w:r>
      </w:ins>
      <w:del w:id="855" w:author="Robinson, James (robins64)" w:date="2025-05-20T11:04:00Z">
        <w:r w:rsidDel="00977174">
          <w:rPr>
            <w:rFonts w:ascii="Times New Roman" w:eastAsia="Times New Roman" w:hAnsi="Times New Roman" w:cs="Times New Roman"/>
          </w:rPr>
          <w:delText xml:space="preserve"> and </w:delText>
        </w:r>
      </w:del>
      <w:r>
        <w:rPr>
          <w:rFonts w:ascii="Times New Roman" w:eastAsia="Times New Roman" w:hAnsi="Times New Roman" w:cs="Times New Roman"/>
        </w:rPr>
        <w:t>prioritising catch allocation for small-scale domestic fleets over industrial</w:t>
      </w:r>
      <w:del w:id="856" w:author="Robinson, James (robins64)" w:date="2025-05-19T16:30:00Z">
        <w:r w:rsidDel="00022FF9">
          <w:rPr>
            <w:rFonts w:ascii="Times New Roman" w:eastAsia="Times New Roman" w:hAnsi="Times New Roman" w:cs="Times New Roman"/>
          </w:rPr>
          <w:delText>,</w:delText>
        </w:r>
      </w:del>
      <w:r>
        <w:rPr>
          <w:rFonts w:ascii="Times New Roman" w:eastAsia="Times New Roman" w:hAnsi="Times New Roman" w:cs="Times New Roman"/>
        </w:rPr>
        <w:t xml:space="preserve">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ins w:id="857" w:author="Robinson, James (robins64)" w:date="2025-06-27T10:28:00Z">
        <w:r w:rsidR="00061A81">
          <w:rPr>
            <w:rFonts w:ascii="Times New Roman" w:eastAsia="Times New Roman" w:hAnsi="Times New Roman" w:cs="Times New Roman"/>
            <w:noProof/>
            <w:color w:val="000000"/>
          </w:rPr>
          <w:t>(82)</w:t>
        </w:r>
      </w:ins>
      <w:del w:id="858" w:author="Robinson, James (robins64)" w:date="2025-05-20T09:15:00Z">
        <w:r w:rsidR="002B7F83" w:rsidDel="007A334B">
          <w:rPr>
            <w:rFonts w:ascii="Times New Roman" w:eastAsia="Times New Roman" w:hAnsi="Times New Roman" w:cs="Times New Roman"/>
            <w:noProof/>
            <w:color w:val="000000"/>
          </w:rPr>
          <w:delText>(80)</w:delText>
        </w:r>
      </w:del>
      <w:r>
        <w:fldChar w:fldCharType="end"/>
      </w:r>
      <w:ins w:id="859" w:author="Robinson, James (robins64)" w:date="2025-05-20T11:04:00Z">
        <w:r w:rsidR="00977174">
          <w:rPr>
            <w:rFonts w:ascii="Times New Roman" w:eastAsia="Times New Roman" w:hAnsi="Times New Roman" w:cs="Times New Roman"/>
          </w:rPr>
          <w:t xml:space="preserve">, and improving dried fish quality and preservation </w:t>
        </w:r>
      </w:ins>
      <w:ins w:id="860" w:author="Robinson, James (robins64)" w:date="2025-05-20T11:05:00Z">
        <w:r w:rsidR="00977174">
          <w:rPr>
            <w:rFonts w:ascii="Times New Roman" w:eastAsia="Times New Roman" w:hAnsi="Times New Roman" w:cs="Times New Roman"/>
          </w:rPr>
          <w:fldChar w:fldCharType="begin" w:fldLock="1"/>
        </w:r>
        <w:r w:rsidR="00977174">
          <w:rPr>
            <w:rFonts w:ascii="Times New Roman" w:eastAsia="Times New Roman" w:hAnsi="Times New Roman" w:cs="Times New Roman"/>
          </w:rPr>
          <w:instrText>ADDIN paperpile_citation &lt;clusterId&gt;T962H328W618T323&lt;/clusterId&gt;&lt;metadata&gt;&lt;citation&gt;&lt;id&gt;a46da3b1-beaa-41a3-a9a1-e628b5991a75&lt;/id&gt;&lt;/citation&gt;&lt;/metadata&gt;&lt;data&gt;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&lt;/data&gt; \* MERGEFORMAT</w:instrText>
        </w:r>
      </w:ins>
      <w:r w:rsidR="00977174">
        <w:rPr>
          <w:rFonts w:ascii="Times New Roman" w:eastAsia="Times New Roman" w:hAnsi="Times New Roman" w:cs="Times New Roman"/>
        </w:rPr>
        <w:fldChar w:fldCharType="separate"/>
      </w:r>
      <w:ins w:id="861" w:author="Robinson, James (robins64)" w:date="2025-06-27T13:51:00Z">
        <w:r w:rsidR="00AE40AB">
          <w:rPr>
            <w:rFonts w:ascii="Times New Roman" w:eastAsia="Times New Roman" w:hAnsi="Times New Roman" w:cs="Times New Roman"/>
            <w:noProof/>
          </w:rPr>
          <w:t>(98)</w:t>
        </w:r>
      </w:ins>
      <w:ins w:id="862" w:author="Robinson, James (robins64)" w:date="2025-05-20T11:05:00Z">
        <w:r w:rsidR="00977174">
          <w:rPr>
            <w:rFonts w:ascii="Times New Roman" w:eastAsia="Times New Roman" w:hAnsi="Times New Roman" w:cs="Times New Roman"/>
          </w:rPr>
          <w:fldChar w:fldCharType="end"/>
        </w:r>
        <w:r w:rsidR="00977174">
          <w:rPr>
            <w:rFonts w:ascii="Times New Roman" w:eastAsia="Times New Roman" w:hAnsi="Times New Roman" w:cs="Times New Roman"/>
          </w:rPr>
          <w:t>.</w:t>
        </w:r>
      </w:ins>
      <w:del w:id="863" w:author="Robinson, James (robins64)" w:date="2025-05-20T11:04:00Z">
        <w:r w:rsidDel="00977174">
          <w:rPr>
            <w:rFonts w:ascii="Times New Roman" w:eastAsia="Times New Roman" w:hAnsi="Times New Roman" w:cs="Times New Roman"/>
          </w:rPr>
          <w:delText>.</w:delText>
        </w:r>
      </w:del>
      <w:r>
        <w:rPr>
          <w:rFonts w:ascii="Times New Roman" w:eastAsia="Times New Roman" w:hAnsi="Times New Roman" w:cs="Times New Roman"/>
        </w:rPr>
        <w:t xml:space="preserve"> </w:t>
      </w:r>
      <w:del w:id="864" w:author="Robinson, James (robins64)" w:date="2025-05-20T09:07:00Z">
        <w:r w:rsidDel="00D02302">
          <w:rPr>
            <w:rFonts w:ascii="Times New Roman" w:eastAsia="Times New Roman" w:hAnsi="Times New Roman" w:cs="Times New Roman"/>
          </w:rPr>
          <w:delText xml:space="preserve">Investment in value chains </w:delText>
        </w:r>
      </w:del>
      <w:del w:id="865" w:author="Robinson, James (robins64)" w:date="2025-05-19T16:08:00Z">
        <w:r w:rsidRPr="00870551" w:rsidDel="003742B5">
          <w:rPr>
            <w:rFonts w:ascii="Times New Roman" w:eastAsia="Times New Roman" w:hAnsi="Times New Roman" w:cs="Times New Roman"/>
          </w:rPr>
          <w:delText>to</w:delText>
        </w:r>
      </w:del>
      <w:del w:id="866" w:author="Robinson, James (robins64)" w:date="2025-05-20T09:07:00Z">
        <w:r w:rsidRPr="00870551" w:rsidDel="00D02302">
          <w:rPr>
            <w:rFonts w:ascii="Times New Roman" w:eastAsia="Times New Roman" w:hAnsi="Times New Roman" w:cs="Times New Roman"/>
          </w:rPr>
          <w:delText xml:space="preserve"> reduce post-harvest losses </w:delText>
        </w:r>
      </w:del>
      <w:del w:id="867" w:author="Robinson, James (robins64)" w:date="2025-05-19T16:08:00Z">
        <w:r w:rsidRPr="00870551" w:rsidDel="003742B5">
          <w:rPr>
            <w:rFonts w:ascii="Times New Roman" w:eastAsia="Times New Roman" w:hAnsi="Times New Roman" w:cs="Times New Roman"/>
          </w:rPr>
          <w:delText xml:space="preserve">(e.g., </w:delText>
        </w:r>
      </w:del>
      <w:del w:id="868" w:author="Robinson, James (robins64)" w:date="2025-05-20T09:07:00Z">
        <w:r w:rsidRPr="00870551" w:rsidDel="00D02302">
          <w:rPr>
            <w:rFonts w:ascii="Times New Roman" w:eastAsia="Times New Roman" w:hAnsi="Times New Roman" w:cs="Times New Roman"/>
          </w:rPr>
          <w:delText>through improved storage and drying equipment</w:delText>
        </w:r>
      </w:del>
      <w:del w:id="869" w:author="Robinson, James (robins64)" w:date="2025-05-19T16:08:00Z">
        <w:r w:rsidRPr="00870551" w:rsidDel="003742B5">
          <w:rPr>
            <w:rFonts w:ascii="Times New Roman" w:eastAsia="Times New Roman" w:hAnsi="Times New Roman" w:cs="Times New Roman"/>
          </w:rPr>
          <w:delText>)</w:delText>
        </w:r>
      </w:del>
      <w:del w:id="870" w:author="Robinson, James (robins64)" w:date="2025-05-19T16:55:00Z">
        <w:r w:rsidRPr="00870551" w:rsidDel="00485EDA">
          <w:rPr>
            <w:rFonts w:ascii="Times New Roman" w:eastAsia="Times New Roman" w:hAnsi="Times New Roman" w:cs="Times New Roman"/>
          </w:rPr>
          <w:delText xml:space="preserve"> </w:delText>
        </w:r>
        <w:r w:rsidRPr="00870551" w:rsidDel="00485EDA">
          <w:fldChar w:fldCharType="begin" w:fldLock="1"/>
        </w:r>
        <w:r w:rsidR="002B7F83" w:rsidRPr="00870551" w:rsidDel="00485EDA">
          <w:del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delInstrText>
        </w:r>
        <w:r w:rsidRPr="00870551" w:rsidDel="00485EDA">
          <w:fldChar w:fldCharType="separate"/>
        </w:r>
      </w:del>
      <w:del w:id="871" w:author="Robinson, James (robins64)" w:date="2025-05-19T15:05:00Z">
        <w:r w:rsidR="002B7F83" w:rsidRPr="00870551" w:rsidDel="00474CAC">
          <w:rPr>
            <w:rFonts w:ascii="Times New Roman" w:eastAsia="Times New Roman" w:hAnsi="Times New Roman" w:cs="Times New Roman"/>
            <w:noProof/>
            <w:color w:val="000000"/>
          </w:rPr>
          <w:delText>(83)</w:delText>
        </w:r>
      </w:del>
      <w:del w:id="872" w:author="Robinson, James (robins64)" w:date="2025-05-19T16:55:00Z">
        <w:r w:rsidRPr="00870551" w:rsidDel="00485EDA">
          <w:fldChar w:fldCharType="end"/>
        </w:r>
      </w:del>
      <w:del w:id="873" w:author="Robinson, James (robins64)" w:date="2025-05-19T16:08:00Z">
        <w:r w:rsidRPr="00870551" w:rsidDel="003742B5">
          <w:rPr>
            <w:rFonts w:ascii="Times New Roman" w:eastAsia="Times New Roman" w:hAnsi="Times New Roman" w:cs="Times New Roman"/>
          </w:rPr>
          <w:delText xml:space="preserve">, </w:delText>
        </w:r>
      </w:del>
      <w:del w:id="874" w:author="Robinson, James (robins64)" w:date="2025-05-20T09:07:00Z">
        <w:r w:rsidRPr="00870551" w:rsidDel="00D02302">
          <w:rPr>
            <w:rFonts w:ascii="Times New Roman" w:eastAsia="Times New Roman" w:hAnsi="Times New Roman" w:cs="Times New Roman"/>
          </w:rPr>
          <w:delText xml:space="preserve">prevent contamination </w:delText>
        </w:r>
        <w:r w:rsidRPr="00870551" w:rsidDel="00D02302">
          <w:fldChar w:fldCharType="begin" w:fldLock="1"/>
        </w:r>
      </w:del>
      <w:del w:id="875" w:author="Robinson, James (robins64)" w:date="2025-05-19T16:55:00Z">
        <w:r w:rsidR="002B7F83" w:rsidRPr="00870551" w:rsidDel="00485EDA">
          <w:del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delInstrText>
        </w:r>
      </w:del>
      <w:del w:id="876" w:author="Robinson, James (robins64)" w:date="2025-05-20T09:07:00Z">
        <w:r w:rsidRPr="00870551" w:rsidDel="00D02302">
          <w:fldChar w:fldCharType="separate"/>
        </w:r>
      </w:del>
      <w:del w:id="877" w:author="Robinson, James (robins64)" w:date="2025-05-19T16:55:00Z">
        <w:r w:rsidR="002B7F83" w:rsidRPr="00870551" w:rsidDel="00485EDA">
          <w:rPr>
            <w:rFonts w:ascii="Times New Roman" w:eastAsia="Times New Roman" w:hAnsi="Times New Roman" w:cs="Times New Roman"/>
            <w:noProof/>
            <w:color w:val="000000"/>
          </w:rPr>
          <w:delText>(36)</w:delText>
        </w:r>
      </w:del>
      <w:del w:id="878" w:author="Robinson, James (robins64)" w:date="2025-05-20T09:07:00Z">
        <w:r w:rsidRPr="00870551" w:rsidDel="00D02302">
          <w:fldChar w:fldCharType="end"/>
        </w:r>
      </w:del>
      <w:del w:id="879" w:author="Robinson, James (robins64)" w:date="2025-05-19T11:45:00Z">
        <w:r w:rsidRPr="00870551" w:rsidDel="004D056A">
          <w:rPr>
            <w:rFonts w:ascii="Times New Roman" w:eastAsia="Times New Roman" w:hAnsi="Times New Roman" w:cs="Times New Roman"/>
          </w:rPr>
          <w:delText>,</w:delText>
        </w:r>
      </w:del>
      <w:del w:id="880" w:author="Robinson, James (robins64)" w:date="2025-05-19T16:19:00Z">
        <w:r w:rsidRPr="00870551" w:rsidDel="005A154D">
          <w:rPr>
            <w:rFonts w:ascii="Times New Roman" w:eastAsia="Times New Roman" w:hAnsi="Times New Roman" w:cs="Times New Roman"/>
          </w:rPr>
          <w:delText xml:space="preserve"> </w:delText>
        </w:r>
      </w:del>
      <w:del w:id="881" w:author="Robinson, James (robins64)" w:date="2025-05-19T11:45:00Z">
        <w:r w:rsidRPr="00870551" w:rsidDel="004D056A">
          <w:rPr>
            <w:rFonts w:ascii="Times New Roman" w:eastAsia="Times New Roman" w:hAnsi="Times New Roman" w:cs="Times New Roman"/>
          </w:rPr>
          <w:delText xml:space="preserve">and prioritise catches for food instead of animal feeds </w:delText>
        </w:r>
        <w:r w:rsidRPr="00870551" w:rsidDel="004D056A">
          <w:fldChar w:fldCharType="begin" w:fldLock="1"/>
        </w:r>
        <w:r w:rsidR="002B7F83" w:rsidRPr="00870551" w:rsidDel="004D056A">
          <w:del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delInstrText>
        </w:r>
        <w:r w:rsidRPr="00870551" w:rsidDel="004D056A">
          <w:fldChar w:fldCharType="separate"/>
        </w:r>
        <w:r w:rsidR="002B7F83" w:rsidRPr="00870551" w:rsidDel="004D056A">
          <w:rPr>
            <w:rFonts w:ascii="Times New Roman" w:eastAsia="Times New Roman" w:hAnsi="Times New Roman" w:cs="Times New Roman"/>
            <w:noProof/>
            <w:color w:val="000000"/>
          </w:rPr>
          <w:delText>(71)</w:delText>
        </w:r>
        <w:r w:rsidRPr="00870551" w:rsidDel="004D056A">
          <w:fldChar w:fldCharType="end"/>
        </w:r>
        <w:r w:rsidRPr="00870551" w:rsidDel="004D056A">
          <w:rPr>
            <w:rFonts w:ascii="Times New Roman" w:eastAsia="Times New Roman" w:hAnsi="Times New Roman" w:cs="Times New Roman"/>
          </w:rPr>
          <w:delText xml:space="preserve"> </w:delText>
        </w:r>
      </w:del>
      <w:del w:id="882" w:author="Robinson, James (robins64)" w:date="2025-05-19T16:08:00Z">
        <w:r w:rsidRPr="00870551" w:rsidDel="003742B5">
          <w:rPr>
            <w:rFonts w:ascii="Times New Roman" w:eastAsia="Times New Roman" w:hAnsi="Times New Roman" w:cs="Times New Roman"/>
          </w:rPr>
          <w:delText>can support food security</w:delText>
        </w:r>
      </w:del>
      <w:del w:id="883" w:author="Robinson, James (robins64)" w:date="2025-05-19T11:46:00Z">
        <w:r w:rsidRPr="00870551" w:rsidDel="004D056A">
          <w:rPr>
            <w:rFonts w:ascii="Times New Roman" w:eastAsia="Times New Roman" w:hAnsi="Times New Roman" w:cs="Times New Roman"/>
          </w:rPr>
          <w:delText>,</w:delText>
        </w:r>
      </w:del>
      <w:del w:id="884" w:author="Robinson, James (robins64)" w:date="2025-05-20T09:07:00Z">
        <w:r w:rsidRPr="00870551" w:rsidDel="00D02302">
          <w:rPr>
            <w:rFonts w:ascii="Times New Roman" w:eastAsia="Times New Roman" w:hAnsi="Times New Roman" w:cs="Times New Roman"/>
          </w:rPr>
          <w:delText xml:space="preserve"> </w:delText>
        </w:r>
      </w:del>
      <w:del w:id="885" w:author="Robinson, James (robins64)" w:date="2025-05-19T16:31:00Z">
        <w:r w:rsidRPr="00870551" w:rsidDel="00022FF9">
          <w:rPr>
            <w:rFonts w:ascii="Times New Roman" w:eastAsia="Times New Roman" w:hAnsi="Times New Roman" w:cs="Times New Roman"/>
          </w:rPr>
          <w:delText xml:space="preserve">but </w:delText>
        </w:r>
      </w:del>
      <w:del w:id="886" w:author="Robinson, James (robins64)" w:date="2025-05-20T09:07:00Z">
        <w:r w:rsidRPr="00870551" w:rsidDel="00D02302">
          <w:rPr>
            <w:rFonts w:ascii="Times New Roman" w:eastAsia="Times New Roman" w:hAnsi="Times New Roman" w:cs="Times New Roman"/>
          </w:rPr>
          <w:delText>should be developed in ways that</w:delText>
        </w:r>
      </w:del>
      <w:del w:id="887" w:author="Robinson, James (robins64)" w:date="2025-05-19T16:09:00Z">
        <w:r w:rsidRPr="00870551" w:rsidDel="003742B5">
          <w:rPr>
            <w:rFonts w:ascii="Times New Roman" w:eastAsia="Times New Roman" w:hAnsi="Times New Roman" w:cs="Times New Roman"/>
          </w:rPr>
          <w:delText xml:space="preserve"> </w:delText>
        </w:r>
      </w:del>
      <w:del w:id="888" w:author="Robinson, James (robins64)" w:date="2025-05-20T09:07:00Z">
        <w:r w:rsidRPr="00870551" w:rsidDel="00D02302">
          <w:rPr>
            <w:rFonts w:ascii="Times New Roman" w:eastAsia="Times New Roman" w:hAnsi="Times New Roman" w:cs="Times New Roman"/>
          </w:rPr>
          <w:delText xml:space="preserve">avoid exacerbating existing inequalities (e.g. gender, class) </w:delText>
        </w:r>
        <w:r w:rsidRPr="00870551" w:rsidDel="00D02302">
          <w:fldChar w:fldCharType="begin" w:fldLock="1"/>
        </w:r>
        <w:r w:rsidR="002B7F83" w:rsidRPr="00870551" w:rsidDel="00D02302">
          <w:del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delInstrText>
        </w:r>
        <w:r w:rsidRPr="00870551" w:rsidDel="00D02302">
          <w:fldChar w:fldCharType="separate"/>
        </w:r>
        <w:r w:rsidR="002B7F83" w:rsidRPr="00870551" w:rsidDel="00D02302">
          <w:rPr>
            <w:rFonts w:ascii="Times New Roman" w:eastAsia="Times New Roman" w:hAnsi="Times New Roman" w:cs="Times New Roman"/>
            <w:noProof/>
            <w:color w:val="000000"/>
          </w:rPr>
          <w:delText>(81)</w:delText>
        </w:r>
        <w:r w:rsidRPr="00870551" w:rsidDel="00D02302">
          <w:fldChar w:fldCharType="end"/>
        </w:r>
      </w:del>
      <w:del w:id="889" w:author="Robinson, James (robins64)" w:date="2025-05-19T16:10:00Z">
        <w:r w:rsidDel="003742B5">
          <w:rPr>
            <w:rFonts w:ascii="Times New Roman" w:eastAsia="Times New Roman" w:hAnsi="Times New Roman" w:cs="Times New Roman"/>
          </w:rPr>
          <w:delText>.</w:delText>
        </w:r>
      </w:del>
      <w:del w:id="890" w:author="Robinson, James (robins64)" w:date="2025-05-20T09:07:00Z">
        <w:r w:rsidDel="00D02302">
          <w:rPr>
            <w:rFonts w:ascii="Times New Roman" w:eastAsia="Times New Roman" w:hAnsi="Times New Roman" w:cs="Times New Roman"/>
          </w:rPr>
          <w:delText xml:space="preserve"> </w:delText>
        </w:r>
      </w:del>
      <w:ins w:id="891" w:author="Robinson, James (robins64)" w:date="2025-05-19T16:51:00Z">
        <w:r w:rsidR="001C1006">
          <w:rPr>
            <w:rFonts w:ascii="Times New Roman" w:eastAsia="Times New Roman" w:hAnsi="Times New Roman" w:cs="Times New Roman"/>
          </w:rPr>
          <w:t xml:space="preserve">Fisheries policies should </w:t>
        </w:r>
      </w:ins>
      <w:ins w:id="892" w:author="Robinson, James (robins64)" w:date="2025-05-19T16:52:00Z">
        <w:r w:rsidR="001C1006">
          <w:rPr>
            <w:rFonts w:ascii="Times New Roman" w:eastAsia="Times New Roman" w:hAnsi="Times New Roman" w:cs="Times New Roman"/>
          </w:rPr>
          <w:t xml:space="preserve">therefore </w:t>
        </w:r>
      </w:ins>
      <w:ins w:id="893" w:author="Robinson, James (robins64)" w:date="2025-05-19T16:48:00Z">
        <w:r w:rsidR="00844C7E" w:rsidRPr="00870551">
          <w:rPr>
            <w:rFonts w:ascii="Times New Roman" w:eastAsia="Times New Roman" w:hAnsi="Times New Roman" w:cs="Times New Roman"/>
          </w:rPr>
          <w:t>recognise</w:t>
        </w:r>
      </w:ins>
      <w:ins w:id="894" w:author="Robinson, James (robins64)" w:date="2025-05-19T16:51:00Z">
        <w:r w:rsidR="001C1006">
          <w:rPr>
            <w:rFonts w:ascii="Times New Roman" w:eastAsia="Times New Roman" w:hAnsi="Times New Roman" w:cs="Times New Roman"/>
          </w:rPr>
          <w:t xml:space="preserve"> the </w:t>
        </w:r>
      </w:ins>
      <w:ins w:id="895" w:author="Robinson, James (robins64)" w:date="2025-05-19T16:48:00Z">
        <w:r w:rsidR="00844C7E" w:rsidRPr="00870551">
          <w:rPr>
            <w:rFonts w:ascii="Times New Roman" w:eastAsia="Times New Roman" w:hAnsi="Times New Roman" w:cs="Times New Roman"/>
          </w:rPr>
          <w:t xml:space="preserve">multiple </w:t>
        </w:r>
      </w:ins>
      <w:ins w:id="896" w:author="Robinson, James (robins64)" w:date="2025-05-19T16:51:00Z">
        <w:r w:rsidR="001C1006">
          <w:rPr>
            <w:rFonts w:ascii="Times New Roman" w:eastAsia="Times New Roman" w:hAnsi="Times New Roman" w:cs="Times New Roman"/>
          </w:rPr>
          <w:t>dimensions of dried fish</w:t>
        </w:r>
      </w:ins>
      <w:ins w:id="897" w:author="Robinson, James (robins64)" w:date="2025-05-19T16:49:00Z">
        <w:r w:rsidR="00844C7E">
          <w:rPr>
            <w:rFonts w:ascii="Times New Roman" w:eastAsia="Times New Roman" w:hAnsi="Times New Roman" w:cs="Times New Roman"/>
          </w:rPr>
          <w:t xml:space="preserve">, including </w:t>
        </w:r>
      </w:ins>
      <w:ins w:id="898" w:author="Robinson, James (robins64)" w:date="2025-05-19T16:56:00Z">
        <w:r w:rsidR="00F319A3">
          <w:rPr>
            <w:rFonts w:ascii="Times New Roman" w:eastAsia="Times New Roman" w:hAnsi="Times New Roman" w:cs="Times New Roman"/>
          </w:rPr>
          <w:t xml:space="preserve">their </w:t>
        </w:r>
      </w:ins>
      <w:ins w:id="899" w:author="Robinson, James (robins64)" w:date="2025-05-19T16:48:00Z">
        <w:r w:rsidR="00844C7E" w:rsidRPr="00870551">
          <w:rPr>
            <w:rFonts w:ascii="Times New Roman" w:eastAsia="Times New Roman" w:hAnsi="Times New Roman" w:cs="Times New Roman"/>
          </w:rPr>
          <w:t>cultural, economic, social, and ‘relational’ dimensions</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N976B163Q744U447&lt;/clusterId&gt;&lt;metadata&gt;&lt;citation&gt;&lt;id&gt;19af7f69-b96d-46fb-9d16-a7c2d78e2804&lt;/id&gt;&lt;/citation&gt;&lt;citation&gt;&lt;id&gt;7303480AA8C511EF8972E5A6C86158D7&lt;/id&gt;&lt;/citation&gt;&lt;/metadata&gt;&lt;data&gt;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&lt;/data&gt; \* MERGEFORMAT</w:instrText>
        </w:r>
        <w:r w:rsidR="00844C7E">
          <w:rPr>
            <w:rFonts w:ascii="Times New Roman" w:eastAsia="Times New Roman" w:hAnsi="Times New Roman" w:cs="Times New Roman"/>
          </w:rPr>
          <w:fldChar w:fldCharType="separate"/>
        </w:r>
      </w:ins>
      <w:ins w:id="900" w:author="Robinson, James (robins64)" w:date="2025-06-27T13:51:00Z">
        <w:r w:rsidR="00AE40AB">
          <w:rPr>
            <w:rFonts w:ascii="Times New Roman" w:eastAsia="Times New Roman" w:hAnsi="Times New Roman" w:cs="Times New Roman"/>
            <w:noProof/>
          </w:rPr>
          <w:t>(5, 99)</w:t>
        </w:r>
      </w:ins>
      <w:ins w:id="901" w:author="Robinson, James (robins64)" w:date="2025-05-19T16:48:00Z">
        <w:r w:rsidR="00844C7E">
          <w:rPr>
            <w:rFonts w:ascii="Times New Roman" w:eastAsia="Times New Roman" w:hAnsi="Times New Roman" w:cs="Times New Roman"/>
          </w:rPr>
          <w:fldChar w:fldCharType="end"/>
        </w:r>
      </w:ins>
      <w:ins w:id="902" w:author="Robinson, James (robins64)" w:date="2025-05-19T16:52:00Z">
        <w:r w:rsidR="001C1006">
          <w:rPr>
            <w:rFonts w:ascii="Times New Roman" w:eastAsia="Times New Roman" w:hAnsi="Times New Roman" w:cs="Times New Roman"/>
          </w:rPr>
          <w:t xml:space="preserve">, at </w:t>
        </w:r>
      </w:ins>
      <w:ins w:id="903" w:author="Robinson, James (robins64)" w:date="2025-05-19T16:56:00Z">
        <w:r w:rsidR="00F319A3">
          <w:rPr>
            <w:rFonts w:ascii="Times New Roman" w:eastAsia="Times New Roman" w:hAnsi="Times New Roman" w:cs="Times New Roman"/>
          </w:rPr>
          <w:t xml:space="preserve">both </w:t>
        </w:r>
      </w:ins>
      <w:ins w:id="904" w:author="Robinson, James (robins64)" w:date="2025-05-19T16:52:00Z">
        <w:r w:rsidR="001C1006">
          <w:rPr>
            <w:rFonts w:ascii="Times New Roman" w:eastAsia="Times New Roman" w:hAnsi="Times New Roman" w:cs="Times New Roman"/>
          </w:rPr>
          <w:t>the harvest and post-harvest stages of production.</w:t>
        </w:r>
      </w:ins>
      <w:del w:id="905" w:author="Robinson, James (robins64)" w:date="2025-05-19T16:48:00Z">
        <w:r w:rsidDel="00844C7E">
          <w:rPr>
            <w:rFonts w:ascii="Times New Roman" w:eastAsia="Times New Roman" w:hAnsi="Times New Roman" w:cs="Times New Roman"/>
          </w:rPr>
          <w:delText xml:space="preserve">Although we were unable to assess the health status of consumers of dried fish, we note that nutrient deficiencies are high and increasing in vulnerable populations in Sub-Saharan Africa </w:delText>
        </w:r>
        <w:r w:rsidDel="00844C7E">
          <w:fldChar w:fldCharType="begin" w:fldLock="1"/>
        </w:r>
        <w:r w:rsidR="002B7F83" w:rsidDel="00844C7E">
          <w:del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delInstrText>
        </w:r>
        <w:r w:rsidDel="00844C7E">
          <w:fldChar w:fldCharType="separate"/>
        </w:r>
      </w:del>
      <w:del w:id="906" w:author="Robinson, James (robins64)" w:date="2025-05-19T15:05:00Z">
        <w:r w:rsidR="002B7F83" w:rsidDel="00474CAC">
          <w:rPr>
            <w:rFonts w:ascii="Times New Roman" w:eastAsia="Times New Roman" w:hAnsi="Times New Roman" w:cs="Times New Roman"/>
            <w:noProof/>
            <w:color w:val="000000"/>
          </w:rPr>
          <w:delText>(45, 84)</w:delText>
        </w:r>
      </w:del>
      <w:del w:id="907" w:author="Robinson, James (robins64)" w:date="2025-05-19T16:48:00Z">
        <w:r w:rsidDel="00844C7E">
          <w:fldChar w:fldCharType="end"/>
        </w:r>
        <w:r w:rsidDel="00844C7E">
          <w:rPr>
            <w:rFonts w:ascii="Times New Roman" w:eastAsia="Times New Roman" w:hAnsi="Times New Roman" w:cs="Times New Roman"/>
          </w:rPr>
          <w:delText xml:space="preserve">, despite widespread fish consumption. As such, enhancing supply and access to dried fish will be important food-based approaches to help fill nutrient gaps for young children and women </w:delText>
        </w:r>
        <w:r w:rsidDel="00844C7E">
          <w:fldChar w:fldCharType="begin" w:fldLock="1"/>
        </w:r>
        <w:r w:rsidR="002B7F83" w:rsidDel="00844C7E">
          <w:del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delInstrText>
        </w:r>
        <w:r w:rsidDel="00844C7E">
          <w:fldChar w:fldCharType="separate"/>
        </w:r>
        <w:r w:rsidR="002B7F83" w:rsidDel="00844C7E">
          <w:rPr>
            <w:rFonts w:ascii="Times New Roman" w:eastAsia="Times New Roman" w:hAnsi="Times New Roman" w:cs="Times New Roman"/>
            <w:noProof/>
            <w:color w:val="000000"/>
          </w:rPr>
          <w:delText>(2, 43, 45)</w:delText>
        </w:r>
        <w:r w:rsidDel="00844C7E">
          <w:fldChar w:fldCharType="end"/>
        </w:r>
        <w:r w:rsidDel="00844C7E">
          <w:rPr>
            <w:rFonts w:ascii="Times New Roman" w:eastAsia="Times New Roman" w:hAnsi="Times New Roman" w:cs="Times New Roman"/>
          </w:rPr>
          <w:delText xml:space="preserve">, alongside holistic multi-sector nutrition interventions </w:delText>
        </w:r>
        <w:r w:rsidDel="00844C7E">
          <w:fldChar w:fldCharType="begin" w:fldLock="1"/>
        </w:r>
        <w:r w:rsidR="002B7F83" w:rsidDel="00844C7E">
          <w:del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delInstrText>
        </w:r>
        <w:r w:rsidDel="00844C7E">
          <w:fldChar w:fldCharType="separate"/>
        </w:r>
        <w:r w:rsidR="002B7F83" w:rsidDel="00844C7E">
          <w:rPr>
            <w:rFonts w:ascii="Times New Roman" w:eastAsia="Times New Roman" w:hAnsi="Times New Roman" w:cs="Times New Roman"/>
            <w:noProof/>
            <w:color w:val="000000"/>
          </w:rPr>
          <w:delText>(49)</w:delText>
        </w:r>
        <w:r w:rsidDel="00844C7E">
          <w:fldChar w:fldCharType="end"/>
        </w:r>
        <w:r w:rsidDel="00844C7E">
          <w:rPr>
            <w:rFonts w:ascii="Times New Roman" w:eastAsia="Times New Roman" w:hAnsi="Times New Roman" w:cs="Times New Roman"/>
          </w:rPr>
          <w:delText>.</w:delText>
        </w:r>
      </w:del>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 xml:space="preserve">Fish </w:t>
      </w:r>
      <w:proofErr w:type="gramStart"/>
      <w:r>
        <w:rPr>
          <w:rFonts w:ascii="Times New Roman" w:eastAsia="Times New Roman" w:hAnsi="Times New Roman" w:cs="Times New Roman"/>
          <w:i/>
        </w:rPr>
        <w:t>samples</w:t>
      </w:r>
      <w:proofErr w:type="gramEnd"/>
    </w:p>
    <w:p w14:paraId="739CE75C" w14:textId="77777777" w:rsidR="006A4A72" w:rsidRDefault="006A4A72">
      <w:pPr>
        <w:rPr>
          <w:rFonts w:ascii="Times New Roman" w:eastAsia="Times New Roman" w:hAnsi="Times New Roman" w:cs="Times New Roman"/>
        </w:rPr>
      </w:pPr>
    </w:p>
    <w:p w14:paraId="6564A3B0" w14:textId="6BE2BC2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908" w:author="Robinson, James (robins64)" w:date="2025-06-27T13:51:00Z">
        <w:r w:rsidR="00AE40AB">
          <w:rPr>
            <w:rFonts w:ascii="Times New Roman" w:eastAsia="Times New Roman" w:hAnsi="Times New Roman" w:cs="Times New Roman"/>
            <w:noProof/>
            <w:color w:val="000000"/>
          </w:rPr>
          <w:t>(100)</w:t>
        </w:r>
      </w:ins>
      <w:del w:id="909"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w:t>
      </w:r>
      <w:ins w:id="910" w:author="Robinson, James (robins64)" w:date="2025-04-25T13:14:00Z">
        <w:r w:rsidR="00C01320">
          <w:rPr>
            <w:rFonts w:ascii="Times New Roman" w:eastAsia="Times New Roman" w:hAnsi="Times New Roman" w:cs="Times New Roman"/>
          </w:rPr>
          <w:t>Our core sampling</w:t>
        </w:r>
      </w:ins>
      <w:ins w:id="911" w:author="Robinson, James (robins64)" w:date="2025-04-25T13:17:00Z">
        <w:r w:rsidR="003B7083">
          <w:rPr>
            <w:rFonts w:ascii="Times New Roman" w:eastAsia="Times New Roman" w:hAnsi="Times New Roman" w:cs="Times New Roman"/>
          </w:rPr>
          <w:t>,</w:t>
        </w:r>
      </w:ins>
      <w:ins w:id="912" w:author="Robinson, James (robins64)" w:date="2025-04-25T13:14:00Z">
        <w:r w:rsidR="00C01320">
          <w:rPr>
            <w:rFonts w:ascii="Times New Roman" w:eastAsia="Times New Roman" w:hAnsi="Times New Roman" w:cs="Times New Roman"/>
          </w:rPr>
          <w:t xml:space="preserve"> </w:t>
        </w:r>
      </w:ins>
      <w:ins w:id="913" w:author="Robinson, James (robins64)" w:date="2025-04-25T13:17:00Z">
        <w:r w:rsidR="003B7083">
          <w:rPr>
            <w:rFonts w:ascii="Times New Roman" w:eastAsia="Times New Roman" w:hAnsi="Times New Roman" w:cs="Times New Roman"/>
          </w:rPr>
          <w:t xml:space="preserve">in Kenya and Ghana, </w:t>
        </w:r>
      </w:ins>
      <w:ins w:id="914" w:author="Robinson, James (robins64)" w:date="2025-04-25T13:14:00Z">
        <w:r w:rsidR="00C01320">
          <w:rPr>
            <w:rFonts w:ascii="Times New Roman" w:eastAsia="Times New Roman" w:hAnsi="Times New Roman" w:cs="Times New Roman"/>
          </w:rPr>
          <w:t xml:space="preserve">focused </w:t>
        </w:r>
      </w:ins>
      <w:del w:id="915" w:author="Robinson, James (robins64)" w:date="2025-04-25T13:14:00Z">
        <w:r w:rsidDel="00C01320">
          <w:rPr>
            <w:rFonts w:ascii="Times New Roman" w:eastAsia="Times New Roman" w:hAnsi="Times New Roman" w:cs="Times New Roman"/>
          </w:rPr>
          <w:delText xml:space="preserve">Samples were collected from </w:delText>
        </w:r>
      </w:del>
      <w:ins w:id="916" w:author="Robinson, James (robins64)" w:date="2025-04-25T13:14:00Z">
        <w:r w:rsidR="00C01320">
          <w:rPr>
            <w:rFonts w:ascii="Times New Roman" w:eastAsia="Times New Roman" w:hAnsi="Times New Roman" w:cs="Times New Roman"/>
          </w:rPr>
          <w:t xml:space="preserve">on species that are widely sun-dried or smoked, and </w:t>
        </w:r>
      </w:ins>
      <w:ins w:id="917" w:author="Robinson, James (robins64)" w:date="2025-04-25T13:15:00Z">
        <w:r w:rsidR="00C01320">
          <w:rPr>
            <w:rFonts w:ascii="Times New Roman" w:eastAsia="Times New Roman" w:hAnsi="Times New Roman" w:cs="Times New Roman"/>
          </w:rPr>
          <w:t xml:space="preserve">caught by fisheries operating in </w:t>
        </w:r>
      </w:ins>
      <w:del w:id="918" w:author="Robinson, James (robins64)" w:date="2025-04-25T13: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919" w:author="Robinson, James (robins64)" w:date="2025-04-25T13: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920" w:author="Robinson, James (robins64)" w:date="2025-04-25T13: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921" w:author="Robinson, James (robins64)" w:date="2025-04-25T13:16:00Z">
        <w:r w:rsidR="003B7083">
          <w:rPr>
            <w:rFonts w:ascii="Times New Roman" w:eastAsia="Times New Roman" w:hAnsi="Times New Roman" w:cs="Times New Roman"/>
          </w:rPr>
          <w:t xml:space="preserve"> Sardinella species in</w:t>
        </w:r>
      </w:ins>
      <w:del w:id="922" w:author="Robinson, James (robins64)" w:date="2025-04-25T13: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923" w:author="Robinson, James (robins64)" w:date="2025-04-25T13:15:00Z">
        <w:r w:rsidR="00C01320">
          <w:rPr>
            <w:rFonts w:ascii="Times New Roman" w:eastAsia="Times New Roman" w:hAnsi="Times New Roman" w:cs="Times New Roman"/>
          </w:rPr>
          <w:t xml:space="preserve">. </w:t>
        </w:r>
      </w:ins>
      <w:ins w:id="924" w:author="Robinson, James (robins64)" w:date="2025-04-25T13:16:00Z">
        <w:r w:rsidR="003B7083">
          <w:rPr>
            <w:rFonts w:ascii="Times New Roman" w:eastAsia="Times New Roman" w:hAnsi="Times New Roman" w:cs="Times New Roman"/>
          </w:rPr>
          <w:t>During sampling, w</w:t>
        </w:r>
      </w:ins>
      <w:ins w:id="925" w:author="Robinson, James (robins64)" w:date="2025-04-25T13:15:00Z">
        <w:r w:rsidR="00C01320">
          <w:rPr>
            <w:rFonts w:ascii="Times New Roman" w:eastAsia="Times New Roman" w:hAnsi="Times New Roman" w:cs="Times New Roman"/>
          </w:rPr>
          <w:t xml:space="preserve">e also </w:t>
        </w:r>
      </w:ins>
      <w:ins w:id="926" w:author="Robinson, James (robins64)" w:date="2025-04-25T13:16:00Z">
        <w:r w:rsidR="003B7083">
          <w:rPr>
            <w:rFonts w:ascii="Times New Roman" w:eastAsia="Times New Roman" w:hAnsi="Times New Roman" w:cs="Times New Roman"/>
          </w:rPr>
          <w:t xml:space="preserve">purchased </w:t>
        </w:r>
      </w:ins>
      <w:del w:id="927" w:author="Robinson, James (robins64)" w:date="2025-04-25T13:15:00Z">
        <w:r w:rsidDel="00C01320">
          <w:rPr>
            <w:rFonts w:ascii="Times New Roman" w:eastAsia="Times New Roman" w:hAnsi="Times New Roman" w:cs="Times New Roman"/>
          </w:rPr>
          <w:delText>,</w:delText>
        </w:r>
      </w:del>
      <w:del w:id="928" w:author="Robinson, James (robins64)" w:date="2025-04-25T13:16:00Z">
        <w:r w:rsidDel="003B7083">
          <w:rPr>
            <w:rFonts w:ascii="Times New Roman" w:eastAsia="Times New Roman" w:hAnsi="Times New Roman" w:cs="Times New Roman"/>
          </w:rPr>
          <w:delText xml:space="preserve"> </w:delText>
        </w:r>
      </w:del>
      <w:ins w:id="929" w:author="Robinson, James (robins64)" w:date="2025-04-25T13:15:00Z">
        <w:r w:rsidR="003B7083">
          <w:rPr>
            <w:rFonts w:ascii="Times New Roman" w:eastAsia="Times New Roman" w:hAnsi="Times New Roman" w:cs="Times New Roman"/>
          </w:rPr>
          <w:t xml:space="preserve">market </w:t>
        </w:r>
      </w:ins>
      <w:del w:id="930" w:author="Robinson, James (robins64)" w:date="2025-04-25T13: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931" w:author="Robinson, James (robins64)" w:date="2025-04-25T13:15:00Z">
        <w:r w:rsidDel="003B7083">
          <w:rPr>
            <w:rFonts w:ascii="Times New Roman" w:eastAsia="Times New Roman" w:hAnsi="Times New Roman" w:cs="Times New Roman"/>
          </w:rPr>
          <w:delText xml:space="preserve">are </w:delText>
        </w:r>
      </w:del>
      <w:ins w:id="932" w:author="Robinson, James (robins64)" w:date="2025-04-25T13: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933" w:author="Robinson, James (robins64)" w:date="2025-04-25T13: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934" w:author="Robinson, James (robins64)" w:date="2025-04-25T13: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935" w:author="Robinson, James (robins64)" w:date="2025-04-25T13: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936" w:author="Robinson, James (robins64)" w:date="2025-04-25T13:17:00Z">
        <w:r w:rsidR="003B7083">
          <w:rPr>
            <w:rFonts w:ascii="Times New Roman" w:eastAsia="Times New Roman" w:hAnsi="Times New Roman" w:cs="Times New Roman"/>
          </w:rPr>
          <w:t xml:space="preserve">, obtaining </w:t>
        </w:r>
      </w:ins>
      <w:del w:id="937" w:author="Robinson, James (robins64)" w:date="2025-04-25T13: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938" w:author="Robinson, James (robins64)" w:date="2025-04-25T13:23:00Z">
        <w:r w:rsidDel="003B7083">
          <w:rPr>
            <w:rFonts w:ascii="Times New Roman" w:eastAsia="Times New Roman" w:hAnsi="Times New Roman" w:cs="Times New Roman"/>
          </w:rPr>
          <w:delText xml:space="preserve">form </w:delText>
        </w:r>
      </w:del>
      <w:ins w:id="939" w:author="Robinson, James (robins64)" w:date="2025-04-25T13:23:00Z">
        <w:r w:rsidR="003B7083">
          <w:rPr>
            <w:rFonts w:ascii="Times New Roman" w:eastAsia="Times New Roman" w:hAnsi="Times New Roman" w:cs="Times New Roman"/>
          </w:rPr>
          <w:t xml:space="preserve">type,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940" w:author="Robinson, James (robins64)" w:date="2025-06-27T13:51:00Z">
        <w:r w:rsidR="00AE40AB">
          <w:rPr>
            <w:rFonts w:ascii="Times New Roman" w:eastAsia="Times New Roman" w:hAnsi="Times New Roman" w:cs="Times New Roman"/>
            <w:noProof/>
            <w:color w:val="000000"/>
          </w:rPr>
          <w:t>(100)</w:t>
        </w:r>
      </w:ins>
      <w:del w:id="941"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942" w:author="Robinson, James (robins64)" w:date="2025-04-25T13:17:00Z">
        <w:r w:rsidR="003B7083">
          <w:rPr>
            <w:rFonts w:ascii="Times New Roman" w:eastAsia="Times New Roman" w:hAnsi="Times New Roman" w:cs="Times New Roman"/>
          </w:rPr>
          <w:t>opportu</w:t>
        </w:r>
      </w:ins>
      <w:ins w:id="943" w:author="Robinson, James (robins64)" w:date="2025-04-25T13: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944" w:author="Robinson, James (robins64)" w:date="2025-04-25T13:19:00Z">
        <w:r w:rsidR="003B7083">
          <w:rPr>
            <w:rFonts w:ascii="Times New Roman" w:eastAsia="Times New Roman" w:hAnsi="Times New Roman" w:cs="Times New Roman"/>
          </w:rPr>
          <w:t xml:space="preserve"> (by T.L.)</w:t>
        </w:r>
      </w:ins>
      <w:del w:id="945" w:author="Robinson, James (robins64)" w:date="2025-06-27T09:03:00Z">
        <w:r w:rsidDel="00A63931">
          <w:rPr>
            <w:rFonts w:ascii="Times New Roman" w:eastAsia="Times New Roman" w:hAnsi="Times New Roman" w:cs="Times New Roman"/>
          </w:rPr>
          <w:delText>,</w:delText>
        </w:r>
      </w:del>
      <w:r>
        <w:rPr>
          <w:rFonts w:ascii="Times New Roman" w:eastAsia="Times New Roman" w:hAnsi="Times New Roman" w:cs="Times New Roman"/>
        </w:rPr>
        <w:t xml:space="preserve"> and dried reef-associated species</w:t>
      </w:r>
      <w:del w:id="946" w:author="Robinson, James (robins64)" w:date="2025-06-27T09:03:00Z">
        <w:r w:rsidDel="00A63931">
          <w:rPr>
            <w:rFonts w:ascii="Times New Roman" w:eastAsia="Times New Roman" w:hAnsi="Times New Roman" w:cs="Times New Roman"/>
          </w:rPr>
          <w:delText xml:space="preserve"> (e.g., </w:delText>
        </w:r>
        <w:r w:rsidDel="00A63931">
          <w:rPr>
            <w:rFonts w:ascii="Times New Roman" w:eastAsia="Times New Roman" w:hAnsi="Times New Roman" w:cs="Times New Roman"/>
            <w:i/>
          </w:rPr>
          <w:delText>Siganus sutor</w:delText>
        </w:r>
        <w:r w:rsidDel="00A63931">
          <w:rPr>
            <w:rFonts w:ascii="Times New Roman" w:eastAsia="Times New Roman" w:hAnsi="Times New Roman" w:cs="Times New Roman"/>
          </w:rPr>
          <w:delText>)</w:delText>
        </w:r>
      </w:del>
      <w:r>
        <w:rPr>
          <w:rFonts w:ascii="Times New Roman" w:eastAsia="Times New Roman" w:hAnsi="Times New Roman" w:cs="Times New Roman"/>
        </w:rPr>
        <w:t xml:space="preserve"> from Seychelles</w:t>
      </w:r>
      <w:ins w:id="947" w:author="Robinson, James (robins64)" w:date="2025-04-25T13: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948" w:author="Robinson, James (robins64)" w:date="2025-04-25T13: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949" w:author="Robinson, James (robins64)" w:date="2025-04-25T13:19:00Z">
        <w:r w:rsidDel="003B7083">
          <w:rPr>
            <w:rFonts w:ascii="Times New Roman" w:eastAsia="Times New Roman" w:hAnsi="Times New Roman" w:cs="Times New Roman"/>
          </w:rPr>
          <w:delText xml:space="preserve">collected </w:delText>
        </w:r>
      </w:del>
      <w:ins w:id="950" w:author="Robinson, James (robins64)" w:date="2025-04-25T13:19:00Z">
        <w:r w:rsidR="003B7083">
          <w:rPr>
            <w:rFonts w:ascii="Times New Roman" w:eastAsia="Times New Roman" w:hAnsi="Times New Roman" w:cs="Times New Roman"/>
          </w:rPr>
          <w:t xml:space="preserve">purchased </w:t>
        </w:r>
      </w:ins>
      <w:del w:id="951" w:author="Robinson, James (robins64)" w:date="2025-04-25T13:19:00Z">
        <w:r w:rsidDel="003B7083">
          <w:rPr>
            <w:rFonts w:ascii="Times New Roman" w:eastAsia="Times New Roman" w:hAnsi="Times New Roman" w:cs="Times New Roman"/>
          </w:rPr>
          <w:delText xml:space="preserve">by opportunistic sampling at </w:delText>
        </w:r>
      </w:del>
      <w:ins w:id="952" w:author="Robinson, James (robins64)" w:date="2025-04-25T13: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953" w:author="Robinson, James (robins64)" w:date="2025-04-14T12:04:00Z">
        <w:r w:rsidDel="001F4CC1">
          <w:rPr>
            <w:rFonts w:ascii="Times New Roman" w:eastAsia="Times New Roman" w:hAnsi="Times New Roman" w:cs="Times New Roman"/>
          </w:rPr>
          <w:delText xml:space="preserve">Samples </w:delText>
        </w:r>
      </w:del>
      <w:ins w:id="954"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2879A5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ins w:id="955" w:author="Robinson, James (robins64)" w:date="2025-06-27T13:51:00Z">
        <w:r w:rsidR="00AE40AB">
          <w:rPr>
            <w:rFonts w:ascii="Times New Roman" w:eastAsia="Times New Roman" w:hAnsi="Times New Roman" w:cs="Times New Roman"/>
            <w:noProof/>
            <w:color w:val="000000"/>
          </w:rPr>
          <w:t>(101)</w:t>
        </w:r>
      </w:ins>
      <w:del w:id="956" w:author="Robinson, James (robins64)" w:date="2025-05-19T15:05:00Z">
        <w:r w:rsidR="002B7F83" w:rsidDel="00474CAC">
          <w:rPr>
            <w:rFonts w:ascii="Times New Roman" w:eastAsia="Times New Roman" w:hAnsi="Times New Roman" w:cs="Times New Roman"/>
            <w:noProof/>
            <w:color w:val="000000"/>
          </w:rPr>
          <w:delText>(86)</w:delText>
        </w:r>
      </w:del>
      <w:r>
        <w:fldChar w:fldCharType="end"/>
      </w:r>
      <w:r>
        <w:rPr>
          <w:rFonts w:ascii="Times New Roman" w:eastAsia="Times New Roman" w:hAnsi="Times New Roman" w:cs="Times New Roman"/>
        </w:rPr>
        <w:t xml:space="preserve">. Because processing does not remove all moisture content (moisture </w:t>
      </w:r>
      <w:r>
        <w:rPr>
          <w:rFonts w:ascii="Times New Roman" w:eastAsia="Times New Roman" w:hAnsi="Times New Roman" w:cs="Times New Roman"/>
        </w:rPr>
        <w:lastRenderedPageBreak/>
        <w:t xml:space="preserve">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31AF610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ins w:id="957" w:author="Robinson, James (robins64)" w:date="2025-06-27T13:51:00Z">
        <w:r w:rsidR="00AE40AB">
          <w:rPr>
            <w:rFonts w:ascii="Times New Roman" w:eastAsia="Times New Roman" w:hAnsi="Times New Roman" w:cs="Times New Roman"/>
            <w:noProof/>
            <w:color w:val="000000"/>
          </w:rPr>
          <w:t>(102)</w:t>
        </w:r>
      </w:ins>
      <w:del w:id="958" w:author="Robinson, James (robins64)" w:date="2025-05-19T15:05:00Z">
        <w:r w:rsidR="002B7F83" w:rsidDel="00474CAC">
          <w:rPr>
            <w:rFonts w:ascii="Times New Roman" w:eastAsia="Times New Roman" w:hAnsi="Times New Roman" w:cs="Times New Roman"/>
            <w:noProof/>
            <w:color w:val="000000"/>
          </w:rPr>
          <w:delText>(87)</w:delText>
        </w:r>
      </w:del>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ins w:id="959" w:author="Robinson, James (robins64)" w:date="2025-06-27T13:51:00Z">
        <w:r w:rsidR="00AE40AB">
          <w:rPr>
            <w:rFonts w:ascii="Times New Roman" w:eastAsia="Times New Roman" w:hAnsi="Times New Roman" w:cs="Times New Roman"/>
            <w:noProof/>
            <w:color w:val="000000"/>
          </w:rPr>
          <w:t>(103)</w:t>
        </w:r>
      </w:ins>
      <w:del w:id="960" w:author="Robinson, James (robins64)" w:date="2025-05-19T15:05:00Z">
        <w:r w:rsidR="002B7F83" w:rsidDel="00474CAC">
          <w:rPr>
            <w:rFonts w:ascii="Times New Roman" w:eastAsia="Times New Roman" w:hAnsi="Times New Roman" w:cs="Times New Roman"/>
            <w:noProof/>
            <w:color w:val="000000"/>
          </w:rPr>
          <w:delText>(88)</w:delText>
        </w:r>
      </w:del>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ins w:id="961" w:author="Robinson, James (robins64)" w:date="2025-06-27T13:51:00Z">
        <w:r w:rsidR="00AE40AB">
          <w:rPr>
            <w:rFonts w:ascii="Times New Roman" w:eastAsia="Times New Roman" w:hAnsi="Times New Roman" w:cs="Times New Roman"/>
            <w:noProof/>
            <w:color w:val="000000"/>
          </w:rPr>
          <w:t>(104)</w:t>
        </w:r>
      </w:ins>
      <w:del w:id="962" w:author="Robinson, James (robins64)" w:date="2025-05-19T15:05:00Z">
        <w:r w:rsidR="002B7F83" w:rsidDel="00474CAC">
          <w:rPr>
            <w:rFonts w:ascii="Times New Roman" w:eastAsia="Times New Roman" w:hAnsi="Times New Roman" w:cs="Times New Roman"/>
            <w:noProof/>
            <w:color w:val="000000"/>
          </w:rPr>
          <w:delText>(89)</w:delText>
        </w:r>
      </w:del>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ins w:id="963" w:author="Robinson, James (robins64)" w:date="2025-06-27T13:51:00Z">
        <w:r w:rsidR="00AE40AB">
          <w:rPr>
            <w:rFonts w:ascii="Times New Roman" w:eastAsia="Times New Roman" w:hAnsi="Times New Roman" w:cs="Times New Roman"/>
            <w:noProof/>
            <w:color w:val="000000"/>
          </w:rPr>
          <w:t>(105)</w:t>
        </w:r>
      </w:ins>
      <w:del w:id="964" w:author="Robinson, James (robins64)" w:date="2025-05-19T15:05:00Z">
        <w:r w:rsidR="002B7F83" w:rsidDel="00474CAC">
          <w:rPr>
            <w:rFonts w:ascii="Times New Roman" w:eastAsia="Times New Roman" w:hAnsi="Times New Roman" w:cs="Times New Roman"/>
            <w:noProof/>
            <w:color w:val="000000"/>
          </w:rPr>
          <w:delText>(90)</w:delText>
        </w:r>
      </w:del>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ins w:id="965" w:author="Robinson, James (robins64)" w:date="2025-06-27T13:51:00Z">
        <w:r w:rsidR="00AE40AB">
          <w:rPr>
            <w:rFonts w:ascii="Times New Roman" w:eastAsia="Times New Roman" w:hAnsi="Times New Roman" w:cs="Times New Roman"/>
            <w:noProof/>
            <w:color w:val="000000"/>
          </w:rPr>
          <w:t>(106)</w:t>
        </w:r>
      </w:ins>
      <w:del w:id="966" w:author="Robinson, James (robins64)" w:date="2025-05-19T15:05:00Z">
        <w:r w:rsidR="002B7F83" w:rsidDel="00474CAC">
          <w:rPr>
            <w:rFonts w:ascii="Times New Roman" w:eastAsia="Times New Roman" w:hAnsi="Times New Roman" w:cs="Times New Roman"/>
            <w:noProof/>
            <w:color w:val="000000"/>
          </w:rPr>
          <w:delText>(91)</w:delText>
        </w:r>
      </w:del>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693331F2"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del w:id="967" w:author="Robinson, James (robins64)" w:date="2025-05-19T11:43:00Z">
        <w:r w:rsidDel="004F0B95">
          <w:rPr>
            <w:rFonts w:ascii="Times New Roman" w:eastAsia="Times New Roman" w:hAnsi="Times New Roman" w:cs="Times New Roman"/>
          </w:rPr>
          <w:delText>half lives</w:delText>
        </w:r>
      </w:del>
      <w:ins w:id="968" w:author="Robinson, James (robins64)" w:date="2025-05-19T11:43:00Z">
        <w:r w:rsidR="004F0B95">
          <w:rPr>
            <w:rFonts w:ascii="Times New Roman" w:eastAsia="Times New Roman" w:hAnsi="Times New Roman" w:cs="Times New Roman"/>
          </w:rPr>
          <w:t>half-lives</w:t>
        </w:r>
      </w:ins>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969" w:author="Robinson, James (robins64)" w:date="2025-06-27T13:51:00Z">
        <w:r w:rsidR="00AE40AB">
          <w:rPr>
            <w:rFonts w:ascii="Times New Roman" w:eastAsia="Times New Roman" w:hAnsi="Times New Roman" w:cs="Times New Roman"/>
            <w:noProof/>
            <w:color w:val="000000"/>
          </w:rPr>
          <w:t>(107)</w:t>
        </w:r>
      </w:ins>
      <w:del w:id="970"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ins w:id="971" w:author="Robinson, James (robins64)" w:date="2025-06-27T13:51:00Z">
        <w:r w:rsidR="00AE40AB">
          <w:rPr>
            <w:rFonts w:ascii="Times New Roman" w:eastAsia="Times New Roman" w:hAnsi="Times New Roman" w:cs="Times New Roman"/>
            <w:noProof/>
            <w:color w:val="000000"/>
          </w:rPr>
          <w:t>(108)</w:t>
        </w:r>
      </w:ins>
      <w:del w:id="972" w:author="Robinson, James (robins64)" w:date="2025-05-19T15:05:00Z">
        <w:r w:rsidR="002B7F83" w:rsidDel="00474CAC">
          <w:rPr>
            <w:rFonts w:ascii="Times New Roman" w:eastAsia="Times New Roman" w:hAnsi="Times New Roman" w:cs="Times New Roman"/>
            <w:noProof/>
            <w:color w:val="000000"/>
          </w:rPr>
          <w:delText>(93)</w:delText>
        </w:r>
      </w:del>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ins w:id="973" w:author="Robinson, James (robins64)" w:date="2025-06-27T13:51:00Z">
        <w:r w:rsidR="00AE40AB">
          <w:rPr>
            <w:rFonts w:ascii="Times New Roman" w:eastAsia="Times New Roman" w:hAnsi="Times New Roman" w:cs="Times New Roman"/>
            <w:noProof/>
            <w:color w:val="000000"/>
          </w:rPr>
          <w:t>(109)</w:t>
        </w:r>
      </w:ins>
      <w:del w:id="974" w:author="Robinson, James (robins64)" w:date="2025-05-19T15:05:00Z">
        <w:r w:rsidR="002B7F83" w:rsidDel="00474CAC">
          <w:rPr>
            <w:rFonts w:ascii="Times New Roman" w:eastAsia="Times New Roman" w:hAnsi="Times New Roman" w:cs="Times New Roman"/>
            <w:noProof/>
            <w:color w:val="000000"/>
          </w:rPr>
          <w:delText>(94)</w:delText>
        </w:r>
      </w:del>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975" w:author="Robinson, James (robins64)" w:date="2025-06-27T13:51:00Z">
        <w:r w:rsidR="00AE40AB">
          <w:rPr>
            <w:rFonts w:ascii="Times New Roman" w:eastAsia="Times New Roman" w:hAnsi="Times New Roman" w:cs="Times New Roman"/>
            <w:noProof/>
            <w:color w:val="000000"/>
          </w:rPr>
          <w:t>(107)</w:t>
        </w:r>
      </w:ins>
      <w:del w:id="976"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ins w:id="977" w:author="Robinson, James (robins64)" w:date="2025-06-27T13:51:00Z">
        <w:r w:rsidR="00AE40AB">
          <w:rPr>
            <w:rFonts w:ascii="Times New Roman" w:eastAsia="Times New Roman" w:hAnsi="Times New Roman" w:cs="Times New Roman"/>
            <w:noProof/>
            <w:color w:val="000000"/>
          </w:rPr>
          <w:t>(110)</w:t>
        </w:r>
      </w:ins>
      <w:del w:id="978" w:author="Robinson, James (robins64)" w:date="2025-05-19T15:05:00Z">
        <w:r w:rsidR="002B7F83" w:rsidDel="00474CAC">
          <w:rPr>
            <w:rFonts w:ascii="Times New Roman" w:eastAsia="Times New Roman" w:hAnsi="Times New Roman" w:cs="Times New Roman"/>
            <w:noProof/>
            <w:color w:val="000000"/>
          </w:rPr>
          <w:delText>(95)</w:delText>
        </w:r>
      </w:del>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03501A7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ins w:id="979" w:author="Robinson, James (robins64)" w:date="2025-06-27T13:51:00Z">
        <w:r w:rsidR="00AE40AB">
          <w:rPr>
            <w:rFonts w:ascii="Times New Roman" w:eastAsia="Times New Roman" w:hAnsi="Times New Roman" w:cs="Times New Roman"/>
            <w:noProof/>
            <w:color w:val="000000"/>
          </w:rPr>
          <w:t>(111)</w:t>
        </w:r>
      </w:ins>
      <w:del w:id="980" w:author="Robinson, James (robins64)" w:date="2025-05-19T15:05:00Z">
        <w:r w:rsidR="002B7F83" w:rsidDel="00474CAC">
          <w:rPr>
            <w:rFonts w:ascii="Times New Roman" w:eastAsia="Times New Roman" w:hAnsi="Times New Roman" w:cs="Times New Roman"/>
            <w:noProof/>
            <w:color w:val="000000"/>
          </w:rPr>
          <w:delText>(96)</w:delText>
        </w:r>
      </w:del>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w:t>
      </w:r>
      <w:proofErr w:type="spellStart"/>
      <w:r>
        <w:rPr>
          <w:rFonts w:ascii="Times New Roman" w:eastAsia="Times New Roman" w:hAnsi="Times New Roman" w:cs="Times New Roman"/>
        </w:rPr>
        <w:t>cutoff</w:t>
      </w:r>
      <w:proofErr w:type="spellEnd"/>
      <w:r>
        <w:rPr>
          <w:rFonts w:ascii="Times New Roman" w:eastAsia="Times New Roman" w:hAnsi="Times New Roman" w:cs="Times New Roman"/>
        </w:rPr>
        <w:t xml:space="preserve">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ins w:id="981" w:author="Robinson, James (robins64)" w:date="2025-06-27T13:51:00Z">
        <w:r w:rsidR="00AE40AB">
          <w:rPr>
            <w:rFonts w:ascii="Times New Roman" w:eastAsia="Times New Roman" w:hAnsi="Times New Roman" w:cs="Times New Roman"/>
            <w:noProof/>
            <w:color w:val="000000"/>
          </w:rPr>
          <w:t>(112)</w:t>
        </w:r>
      </w:ins>
      <w:del w:id="982" w:author="Robinson, James (robins64)" w:date="2025-05-19T15:05:00Z">
        <w:r w:rsidR="002B7F83" w:rsidDel="00474CAC">
          <w:rPr>
            <w:rFonts w:ascii="Times New Roman" w:eastAsia="Times New Roman" w:hAnsi="Times New Roman" w:cs="Times New Roman"/>
            <w:noProof/>
            <w:color w:val="000000"/>
          </w:rPr>
          <w:delText>(97)</w:delText>
        </w:r>
      </w:del>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35F24CA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six LSMS countries also catch,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xml:space="preserve">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ins w:id="983" w:author="Robinson, James (robins64)" w:date="2025-06-27T13:51:00Z">
        <w:r w:rsidR="00AE40AB">
          <w:rPr>
            <w:rFonts w:ascii="Times New Roman" w:eastAsia="Times New Roman" w:hAnsi="Times New Roman" w:cs="Times New Roman"/>
            <w:noProof/>
            <w:color w:val="000000"/>
          </w:rPr>
          <w:t>(113)</w:t>
        </w:r>
      </w:ins>
      <w:del w:id="984" w:author="Robinson, James (robins64)" w:date="2025-05-19T15:05:00Z">
        <w:r w:rsidR="002B7F83" w:rsidDel="00474CAC">
          <w:rPr>
            <w:rFonts w:ascii="Times New Roman" w:eastAsia="Times New Roman" w:hAnsi="Times New Roman" w:cs="Times New Roman"/>
            <w:noProof/>
            <w:color w:val="000000"/>
          </w:rPr>
          <w:delText>(98)</w:delText>
        </w:r>
      </w:del>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985" w:author="Robinson, James (robins64)" w:date="2025-05-20T10:15:00Z">
        <w:r w:rsidR="003378B2">
          <w:rPr>
            <w:rFonts w:ascii="Times New Roman" w:eastAsia="Times New Roman" w:hAnsi="Times New Roman" w:cs="Times New Roman"/>
            <w:noProof/>
            <w:color w:val="000000"/>
          </w:rPr>
          <w:t>(69)</w:t>
        </w:r>
      </w:ins>
      <w:del w:id="986"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69D6995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ins w:id="987" w:author="Robinson, James (robins64)" w:date="2025-06-27T13:51:00Z">
        <w:r w:rsidR="00AE40AB">
          <w:rPr>
            <w:rFonts w:ascii="Times New Roman" w:eastAsia="Times New Roman" w:hAnsi="Times New Roman" w:cs="Times New Roman"/>
            <w:noProof/>
            <w:color w:val="000000"/>
          </w:rPr>
          <w:t>(114)</w:t>
        </w:r>
      </w:ins>
      <w:del w:id="988" w:author="Robinson, James (robins64)" w:date="2025-05-19T15:05:00Z">
        <w:r w:rsidR="002B7F83" w:rsidRPr="002B7F83" w:rsidDel="00474CAC">
          <w:rPr>
            <w:rFonts w:ascii="Times New Roman" w:eastAsia="Times New Roman" w:hAnsi="Times New Roman" w:cs="Times New Roman"/>
            <w:noProof/>
            <w:color w:val="000000"/>
          </w:rPr>
          <w:delText>(99)</w:delText>
        </w:r>
      </w:del>
      <w:r w:rsidRPr="002B7F83">
        <w:rPr>
          <w:rFonts w:ascii="Times New Roman" w:hAnsi="Times New Roman" w:cs="Times New Roman"/>
        </w:rPr>
        <w:fldChar w:fldCharType="end"/>
      </w:r>
      <w:r w:rsidRPr="002B7F83">
        <w:rPr>
          <w:rFonts w:ascii="Times New Roman" w:eastAsia="Times New Roman" w:hAnsi="Times New Roman" w:cs="Times New Roman"/>
        </w:rPr>
        <w:t xml:space="preserve">. Proximity to </w:t>
      </w:r>
      <w:del w:id="989" w:author="Robinson, James (robins64)" w:date="2025-05-20T08:50:00Z">
        <w:r w:rsidRPr="002B7F83" w:rsidDel="00677C21">
          <w:rPr>
            <w:rFonts w:ascii="Times New Roman" w:eastAsia="Times New Roman" w:hAnsi="Times New Roman" w:cs="Times New Roman"/>
          </w:rPr>
          <w:delText xml:space="preserve">markets </w:delText>
        </w:r>
      </w:del>
      <w:ins w:id="990" w:author="Robinson, James (robins64)" w:date="2025-05-20T08:50:00Z">
        <w:r w:rsidR="00677C21">
          <w:rPr>
            <w:rFonts w:ascii="Times New Roman" w:eastAsia="Times New Roman" w:hAnsi="Times New Roman" w:cs="Times New Roman"/>
          </w:rPr>
          <w:t>urban centres</w:t>
        </w:r>
        <w:r w:rsidR="00677C21" w:rsidRPr="002B7F83">
          <w:rPr>
            <w:rFonts w:ascii="Times New Roman" w:eastAsia="Times New Roman" w:hAnsi="Times New Roman" w:cs="Times New Roman"/>
          </w:rPr>
          <w:t xml:space="preserve"> </w:t>
        </w:r>
      </w:ins>
      <w:r w:rsidRPr="002B7F83">
        <w:rPr>
          <w:rFonts w:ascii="Times New Roman" w:eastAsia="Times New Roman" w:hAnsi="Times New Roman" w:cs="Times New Roman"/>
        </w:rPr>
        <w:t>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991" w:author="Robinson, James (robins64)" w:date="2025-04-25T14:40:00Z">
        <w:r w:rsidR="00B23663">
          <w:rPr>
            <w:rFonts w:ascii="Times New Roman" w:eastAsia="Times New Roman" w:hAnsi="Times New Roman" w:cs="Times New Roman"/>
          </w:rPr>
          <w:t xml:space="preserve">We assumed that </w:t>
        </w:r>
      </w:ins>
      <w:ins w:id="992" w:author="Robinson, James (robins64)" w:date="2025-06-27T10:07:00Z">
        <w:r w:rsidR="00BC0BB2">
          <w:rPr>
            <w:rFonts w:ascii="Times New Roman" w:eastAsia="Times New Roman" w:hAnsi="Times New Roman" w:cs="Times New Roman"/>
          </w:rPr>
          <w:t xml:space="preserve">our three </w:t>
        </w:r>
      </w:ins>
      <w:ins w:id="993" w:author="Robinson, James (robins64)" w:date="2025-04-25T14:40:00Z">
        <w:r w:rsidR="00B23663">
          <w:rPr>
            <w:rFonts w:ascii="Times New Roman" w:eastAsia="Times New Roman" w:hAnsi="Times New Roman" w:cs="Times New Roman"/>
          </w:rPr>
          <w:t xml:space="preserve">proximity </w:t>
        </w:r>
      </w:ins>
      <w:ins w:id="994" w:author="Robinson, James (robins64)" w:date="2025-06-27T10:07:00Z">
        <w:r w:rsidR="00BC0BB2">
          <w:rPr>
            <w:rFonts w:ascii="Times New Roman" w:eastAsia="Times New Roman" w:hAnsi="Times New Roman" w:cs="Times New Roman"/>
          </w:rPr>
          <w:t xml:space="preserve">covariates </w:t>
        </w:r>
      </w:ins>
      <w:ins w:id="995" w:author="Robinson, James (robins64)" w:date="2025-04-25T14:42:00Z">
        <w:r w:rsidR="00B23663">
          <w:rPr>
            <w:rFonts w:ascii="Times New Roman" w:eastAsia="Times New Roman" w:hAnsi="Times New Roman" w:cs="Times New Roman"/>
          </w:rPr>
          <w:t xml:space="preserve">reflected each household’s level of </w:t>
        </w:r>
      </w:ins>
      <w:ins w:id="996" w:author="Robinson, James (robins64)" w:date="2025-04-25T14:40:00Z">
        <w:r w:rsidR="00B23663">
          <w:rPr>
            <w:rFonts w:ascii="Times New Roman" w:eastAsia="Times New Roman" w:hAnsi="Times New Roman" w:cs="Times New Roman"/>
          </w:rPr>
          <w:t>access to</w:t>
        </w:r>
      </w:ins>
      <w:ins w:id="997" w:author="Robinson, James (robins64)" w:date="2025-06-27T10:07:00Z">
        <w:r w:rsidR="00BC0BB2">
          <w:rPr>
            <w:rFonts w:ascii="Times New Roman" w:eastAsia="Times New Roman" w:hAnsi="Times New Roman" w:cs="Times New Roman"/>
          </w:rPr>
          <w:t xml:space="preserve"> fish catch (</w:t>
        </w:r>
      </w:ins>
      <w:ins w:id="998" w:author="Robinson, James (robins64)" w:date="2025-06-27T10:09:00Z">
        <w:r w:rsidR="00BC0BB2">
          <w:rPr>
            <w:rFonts w:ascii="Times New Roman" w:eastAsia="Times New Roman" w:hAnsi="Times New Roman" w:cs="Times New Roman"/>
          </w:rPr>
          <w:t xml:space="preserve">for </w:t>
        </w:r>
      </w:ins>
      <w:ins w:id="999" w:author="Robinson, James (robins64)" w:date="2025-06-27T10:07:00Z">
        <w:r w:rsidR="00BC0BB2">
          <w:rPr>
            <w:rFonts w:ascii="Times New Roman" w:eastAsia="Times New Roman" w:hAnsi="Times New Roman" w:cs="Times New Roman"/>
          </w:rPr>
          <w:t>coastline or waterbody)</w:t>
        </w:r>
      </w:ins>
      <w:ins w:id="1000" w:author="Robinson, James (robins64)" w:date="2025-06-27T10:09:00Z">
        <w:r w:rsidR="00BC0BB2">
          <w:rPr>
            <w:rFonts w:ascii="Times New Roman" w:eastAsia="Times New Roman" w:hAnsi="Times New Roman" w:cs="Times New Roman"/>
          </w:rPr>
          <w:t>,</w:t>
        </w:r>
      </w:ins>
      <w:ins w:id="1001" w:author="Robinson, James (robins64)" w:date="2025-06-27T10:07:00Z">
        <w:r w:rsidR="00BC0BB2">
          <w:rPr>
            <w:rFonts w:ascii="Times New Roman" w:eastAsia="Times New Roman" w:hAnsi="Times New Roman" w:cs="Times New Roman"/>
          </w:rPr>
          <w:t xml:space="preserve"> or</w:t>
        </w:r>
      </w:ins>
      <w:ins w:id="1002" w:author="Robinson, James (robins64)" w:date="2025-06-27T10:09:00Z">
        <w:r w:rsidR="00BC0BB2">
          <w:rPr>
            <w:rFonts w:ascii="Times New Roman" w:eastAsia="Times New Roman" w:hAnsi="Times New Roman" w:cs="Times New Roman"/>
          </w:rPr>
          <w:t xml:space="preserve"> to</w:t>
        </w:r>
      </w:ins>
      <w:ins w:id="1003" w:author="Robinson, James (robins64)" w:date="2025-04-25T14:40:00Z">
        <w:r w:rsidR="00B23663">
          <w:rPr>
            <w:rFonts w:ascii="Times New Roman" w:eastAsia="Times New Roman" w:hAnsi="Times New Roman" w:cs="Times New Roman"/>
          </w:rPr>
          <w:t xml:space="preserve"> </w:t>
        </w:r>
      </w:ins>
      <w:ins w:id="1004" w:author="Robinson, James (robins64)" w:date="2025-06-27T10:08:00Z">
        <w:r w:rsidR="00BC0BB2">
          <w:rPr>
            <w:rFonts w:ascii="Times New Roman" w:eastAsia="Times New Roman" w:hAnsi="Times New Roman" w:cs="Times New Roman"/>
          </w:rPr>
          <w:t xml:space="preserve">informal, seasonal, or permanent </w:t>
        </w:r>
      </w:ins>
      <w:ins w:id="1005" w:author="Robinson, James (robins64)" w:date="2025-04-25T14:41:00Z">
        <w:r w:rsidR="00B23663">
          <w:rPr>
            <w:rFonts w:ascii="Times New Roman" w:eastAsia="Times New Roman" w:hAnsi="Times New Roman" w:cs="Times New Roman"/>
          </w:rPr>
          <w:t>food</w:t>
        </w:r>
      </w:ins>
      <w:ins w:id="1006" w:author="Robinson, James (robins64)" w:date="2025-04-25T14:40:00Z">
        <w:r w:rsidR="00B23663">
          <w:rPr>
            <w:rFonts w:ascii="Times New Roman" w:eastAsia="Times New Roman" w:hAnsi="Times New Roman" w:cs="Times New Roman"/>
          </w:rPr>
          <w:t xml:space="preserve"> markets</w:t>
        </w:r>
      </w:ins>
      <w:ins w:id="1007" w:author="Robinson, James (robins64)" w:date="2025-04-25T14:41:00Z">
        <w:r w:rsidR="00B23663">
          <w:rPr>
            <w:rFonts w:ascii="Times New Roman" w:eastAsia="Times New Roman" w:hAnsi="Times New Roman" w:cs="Times New Roman"/>
          </w:rPr>
          <w:t xml:space="preserve"> where fresh or dried fish could be purchased</w:t>
        </w:r>
      </w:ins>
      <w:ins w:id="1008" w:author="Robinson, James (robins64)" w:date="2025-06-27T10:09:00Z">
        <w:r w:rsidR="00BC0BB2">
          <w:rPr>
            <w:rFonts w:ascii="Times New Roman" w:eastAsia="Times New Roman" w:hAnsi="Times New Roman" w:cs="Times New Roman"/>
          </w:rPr>
          <w:t xml:space="preserve"> (for </w:t>
        </w:r>
        <w:r w:rsidR="00BC0BB2" w:rsidRPr="00BC0BB2">
          <w:rPr>
            <w:rFonts w:ascii="Times New Roman" w:eastAsia="Times New Roman" w:hAnsi="Times New Roman" w:cs="Times New Roman"/>
          </w:rPr>
          <w:t>urban centre</w:t>
        </w:r>
        <w:r w:rsidR="00BC0BB2">
          <w:rPr>
            <w:rFonts w:ascii="Times New Roman" w:eastAsia="Times New Roman" w:hAnsi="Times New Roman" w:cs="Times New Roman"/>
          </w:rPr>
          <w:t>s).</w:t>
        </w:r>
      </w:ins>
      <w:ins w:id="1009" w:author="Robinson, James (robins64)" w:date="2025-04-25T14:42:00Z">
        <w:r w:rsidR="00B23663">
          <w:rPr>
            <w:rFonts w:ascii="Times New Roman" w:eastAsia="Times New Roman" w:hAnsi="Times New Roman" w:cs="Times New Roman"/>
          </w:rPr>
          <w:t xml:space="preserve"> </w:t>
        </w:r>
      </w:ins>
      <w:ins w:id="1010" w:author="Robinson, James (robins64)" w:date="2025-06-27T10:09:00Z">
        <w:r w:rsidR="00BC0BB2">
          <w:rPr>
            <w:rFonts w:ascii="Times New Roman" w:eastAsia="Times New Roman" w:hAnsi="Times New Roman" w:cs="Times New Roman"/>
          </w:rPr>
          <w:t>F</w:t>
        </w:r>
      </w:ins>
      <w:ins w:id="1011" w:author="Robinson, James (robins64)" w:date="2025-04-25T14:42:00Z">
        <w:r w:rsidR="00B23663">
          <w:rPr>
            <w:rFonts w:ascii="Times New Roman" w:eastAsia="Times New Roman" w:hAnsi="Times New Roman" w:cs="Times New Roman"/>
          </w:rPr>
          <w:t xml:space="preserve">urther distances </w:t>
        </w:r>
        <w:r w:rsidR="005275F2">
          <w:rPr>
            <w:rFonts w:ascii="Times New Roman" w:eastAsia="Times New Roman" w:hAnsi="Times New Roman" w:cs="Times New Roman"/>
          </w:rPr>
          <w:t xml:space="preserve">meant that fish were less </w:t>
        </w:r>
      </w:ins>
      <w:ins w:id="1012" w:author="Lydia O'Meara" w:date="2025-05-07T13:02:00Z">
        <w:r w:rsidR="00631BE2">
          <w:rPr>
            <w:rFonts w:ascii="Times New Roman" w:eastAsia="Times New Roman" w:hAnsi="Times New Roman" w:cs="Times New Roman"/>
          </w:rPr>
          <w:t>physica</w:t>
        </w:r>
      </w:ins>
      <w:ins w:id="1013" w:author="Lydia O'Meara" w:date="2025-05-07T13:03:00Z">
        <w:r w:rsidR="00631BE2">
          <w:rPr>
            <w:rFonts w:ascii="Times New Roman" w:eastAsia="Times New Roman" w:hAnsi="Times New Roman" w:cs="Times New Roman"/>
          </w:rPr>
          <w:t xml:space="preserve">lly </w:t>
        </w:r>
      </w:ins>
      <w:ins w:id="1014" w:author="Robinson, James (robins64)" w:date="2025-04-25T14:42:00Z">
        <w:r w:rsidR="005275F2">
          <w:rPr>
            <w:rFonts w:ascii="Times New Roman" w:eastAsia="Times New Roman" w:hAnsi="Times New Roman" w:cs="Times New Roman"/>
          </w:rPr>
          <w:t>accessible</w:t>
        </w:r>
      </w:ins>
      <w:ins w:id="1015" w:author="Robinson, James (robins64)" w:date="2025-06-27T10:06:00Z">
        <w:r w:rsidR="00F74CC8">
          <w:rPr>
            <w:rFonts w:ascii="Times New Roman" w:eastAsia="Times New Roman" w:hAnsi="Times New Roman" w:cs="Times New Roman"/>
          </w:rPr>
          <w:t xml:space="preserve"> and more expensive</w:t>
        </w:r>
      </w:ins>
      <w:ins w:id="1016" w:author="Robinson, James (robins64)" w:date="2025-04-25T14: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1017" w:author="Robinson, James (robins64)" w:date="2025-04-25T15:14:00Z">
        <w:r w:rsidDel="00DF5F3C">
          <w:rPr>
            <w:rFonts w:ascii="Times New Roman" w:eastAsia="Times New Roman" w:hAnsi="Times New Roman" w:cs="Times New Roman"/>
          </w:rPr>
          <w:delText>rescaled between 0-1 for</w:delText>
        </w:r>
      </w:del>
      <w:ins w:id="1018" w:author="Robinson, James (robins64)" w:date="2025-04-25T15:14:00Z">
        <w:r w:rsidR="00DF5F3C">
          <w:rPr>
            <w:rFonts w:ascii="Times New Roman" w:eastAsia="Times New Roman" w:hAnsi="Times New Roman" w:cs="Times New Roman"/>
          </w:rPr>
          <w:t>standardized to Purchasing Power Parity</w:t>
        </w:r>
      </w:ins>
      <w:ins w:id="1019" w:author="Robinson, James (robins64)" w:date="2025-04-25T15:16:00Z">
        <w:r w:rsidR="00DF5F3C">
          <w:rPr>
            <w:rFonts w:ascii="Times New Roman" w:eastAsia="Times New Roman" w:hAnsi="Times New Roman" w:cs="Times New Roman"/>
          </w:rPr>
          <w:t xml:space="preserve"> </w:t>
        </w:r>
      </w:ins>
      <w:ins w:id="1020" w:author="Robinson, James (robins64)" w:date="2025-06-27T14:35:00Z">
        <w:r w:rsidR="00D33514">
          <w:rPr>
            <w:rFonts w:ascii="Times New Roman" w:eastAsia="Times New Roman" w:hAnsi="Times New Roman" w:cs="Times New Roman"/>
          </w:rPr>
          <w:fldChar w:fldCharType="begin" w:fldLock="1"/>
        </w:r>
        <w:r w:rsidR="00D33514">
          <w:rPr>
            <w:rFonts w:ascii="Times New Roman" w:eastAsia="Times New Roman" w:hAnsi="Times New Roman" w:cs="Times New Roman"/>
          </w:rPr>
          <w:instrText>ADDIN paperpile_citation &lt;clusterId&gt;W173K439Z721D444&lt;/clusterId&gt;&lt;metadata&gt;&lt;citation&gt;&lt;id&gt;ed4e4f00-f621-44f7-859b-c4b7ea9179d1&lt;/id&gt;&lt;/citation&gt;&lt;/metadata&gt;&lt;data&gt;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&lt;/data&gt; \* MERGEFORMAT</w:instrText>
        </w:r>
      </w:ins>
      <w:r w:rsidR="00D33514">
        <w:rPr>
          <w:rFonts w:ascii="Times New Roman" w:eastAsia="Times New Roman" w:hAnsi="Times New Roman" w:cs="Times New Roman"/>
        </w:rPr>
        <w:fldChar w:fldCharType="separate"/>
      </w:r>
      <w:ins w:id="1021" w:author="Robinson, James (robins64)" w:date="2025-06-27T14:35:00Z">
        <w:r w:rsidR="00D33514">
          <w:rPr>
            <w:rFonts w:ascii="Times New Roman" w:eastAsia="Times New Roman" w:hAnsi="Times New Roman" w:cs="Times New Roman"/>
            <w:noProof/>
          </w:rPr>
          <w:t>(115)</w:t>
        </w:r>
        <w:r w:rsidR="00D33514">
          <w:rPr>
            <w:rFonts w:ascii="Times New Roman" w:eastAsia="Times New Roman" w:hAnsi="Times New Roman" w:cs="Times New Roman"/>
          </w:rPr>
          <w:fldChar w:fldCharType="end"/>
        </w:r>
      </w:ins>
      <w:ins w:id="1022" w:author="Robinson, James (robins64)" w:date="2025-04-25T15:16:00Z">
        <w:r w:rsidR="00DF5F3C">
          <w:rPr>
            <w:rFonts w:ascii="Times New Roman" w:eastAsia="Times New Roman" w:hAnsi="Times New Roman" w:cs="Times New Roman"/>
          </w:rPr>
          <w:t xml:space="preserve"> </w:t>
        </w:r>
      </w:ins>
      <w:ins w:id="1023" w:author="Robinson, James (robins64)" w:date="2025-04-25T15: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1024" w:author="Robinson, James (robins64)" w:date="2025-04-25T15: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4713877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1025" w:author="Robinson, James (robins64)" w:date="2025-04-25T14:33:00Z">
        <w:r w:rsidR="00B23663">
          <w:rPr>
            <w:rFonts w:ascii="Times New Roman" w:eastAsia="Times New Roman" w:hAnsi="Times New Roman" w:cs="Times New Roman"/>
          </w:rPr>
          <w:t xml:space="preserve">Random </w:t>
        </w:r>
      </w:ins>
      <w:ins w:id="1026" w:author="Robinson, James (robins64)" w:date="2025-04-25T14:32:00Z">
        <w:r w:rsidR="00B23663">
          <w:rPr>
            <w:rFonts w:ascii="Times New Roman" w:eastAsia="Times New Roman" w:hAnsi="Times New Roman" w:cs="Times New Roman"/>
          </w:rPr>
          <w:t xml:space="preserve">intercepts were used to account for </w:t>
        </w:r>
      </w:ins>
      <w:ins w:id="1027" w:author="Robinson, James (robins64)" w:date="2025-04-25T14:35:00Z">
        <w:r w:rsidR="00B23663">
          <w:rPr>
            <w:rFonts w:ascii="Times New Roman" w:eastAsia="Times New Roman" w:hAnsi="Times New Roman" w:cs="Times New Roman"/>
          </w:rPr>
          <w:t>unmeasured sources of variation</w:t>
        </w:r>
      </w:ins>
      <w:ins w:id="1028" w:author="Robinson, James (robins64)" w:date="2025-04-25T14:32:00Z">
        <w:r w:rsidR="00B23663">
          <w:rPr>
            <w:rFonts w:ascii="Times New Roman" w:eastAsia="Times New Roman" w:hAnsi="Times New Roman" w:cs="Times New Roman"/>
          </w:rPr>
          <w:t xml:space="preserve"> </w:t>
        </w:r>
      </w:ins>
      <w:ins w:id="1029" w:author="Robinson, James (robins64)" w:date="2025-04-25T14:35:00Z">
        <w:r w:rsidR="00B23663">
          <w:rPr>
            <w:rFonts w:ascii="Times New Roman" w:eastAsia="Times New Roman" w:hAnsi="Times New Roman" w:cs="Times New Roman"/>
          </w:rPr>
          <w:t xml:space="preserve">between </w:t>
        </w:r>
      </w:ins>
      <w:ins w:id="1030" w:author="Robinson, James (robins64)" w:date="2025-04-25T14:33:00Z">
        <w:r w:rsidR="00B23663">
          <w:rPr>
            <w:rFonts w:ascii="Times New Roman" w:eastAsia="Times New Roman" w:hAnsi="Times New Roman" w:cs="Times New Roman"/>
          </w:rPr>
          <w:t xml:space="preserve">survey </w:t>
        </w:r>
      </w:ins>
      <w:ins w:id="1031" w:author="Robinson, James (robins64)" w:date="2025-04-25T14:34:00Z">
        <w:r w:rsidR="00B23663">
          <w:rPr>
            <w:rFonts w:ascii="Times New Roman" w:eastAsia="Times New Roman" w:hAnsi="Times New Roman" w:cs="Times New Roman"/>
          </w:rPr>
          <w:t>strata</w:t>
        </w:r>
      </w:ins>
      <w:ins w:id="1032" w:author="Robinson, James (robins64)" w:date="2025-04-25T14:35:00Z">
        <w:r w:rsidR="00B23663">
          <w:rPr>
            <w:rFonts w:ascii="Times New Roman" w:eastAsia="Times New Roman" w:hAnsi="Times New Roman" w:cs="Times New Roman"/>
          </w:rPr>
          <w:t xml:space="preserve">, </w:t>
        </w:r>
      </w:ins>
      <w:ins w:id="1033" w:author="Robinson, James (robins64)" w:date="2025-04-25T14:37:00Z">
        <w:r w:rsidR="00B23663">
          <w:rPr>
            <w:rFonts w:ascii="Times New Roman" w:eastAsia="Times New Roman" w:hAnsi="Times New Roman" w:cs="Times New Roman"/>
          </w:rPr>
          <w:t xml:space="preserve">with each </w:t>
        </w:r>
        <w:proofErr w:type="gramStart"/>
        <w:r w:rsidR="00B23663">
          <w:rPr>
            <w:rFonts w:ascii="Times New Roman" w:eastAsia="Times New Roman" w:hAnsi="Times New Roman" w:cs="Times New Roman"/>
          </w:rPr>
          <w:t>strata</w:t>
        </w:r>
      </w:ins>
      <w:proofErr w:type="gramEnd"/>
      <w:ins w:id="1034" w:author="Robinson, James (robins64)" w:date="2025-04-25T14:35:00Z">
        <w:r w:rsidR="00B23663">
          <w:rPr>
            <w:rFonts w:ascii="Times New Roman" w:eastAsia="Times New Roman" w:hAnsi="Times New Roman" w:cs="Times New Roman"/>
          </w:rPr>
          <w:t xml:space="preserve"> </w:t>
        </w:r>
      </w:ins>
      <w:ins w:id="1035" w:author="Robinson, James (robins64)" w:date="2025-06-27T14:25:00Z">
        <w:r w:rsidR="00D75A67">
          <w:rPr>
            <w:rFonts w:ascii="Times New Roman" w:eastAsia="Times New Roman" w:hAnsi="Times New Roman" w:cs="Times New Roman"/>
          </w:rPr>
          <w:t>nested in</w:t>
        </w:r>
      </w:ins>
      <w:ins w:id="1036" w:author="Robinson, James (robins64)" w:date="2025-04-25T14:37:00Z">
        <w:r w:rsidR="00B23663">
          <w:rPr>
            <w:rFonts w:ascii="Times New Roman" w:eastAsia="Times New Roman" w:hAnsi="Times New Roman" w:cs="Times New Roman"/>
          </w:rPr>
          <w:t xml:space="preserve"> its country-level intercept</w:t>
        </w:r>
      </w:ins>
      <w:ins w:id="1037" w:author="Robinson, James (robins64)" w:date="2025-04-25T14:38:00Z">
        <w:r w:rsidR="00B23663">
          <w:rPr>
            <w:rFonts w:ascii="Times New Roman" w:eastAsia="Times New Roman" w:hAnsi="Times New Roman" w:cs="Times New Roman"/>
          </w:rPr>
          <w:t>.</w:t>
        </w:r>
      </w:ins>
      <w:ins w:id="1038" w:author="Robinson, James (robins64)" w:date="2025-04-25T14:37: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We included an interaction between </w:t>
      </w:r>
      <w:r>
        <w:rPr>
          <w:rFonts w:ascii="Times New Roman" w:eastAsia="Times New Roman" w:hAnsi="Times New Roman" w:cs="Times New Roman"/>
        </w:rPr>
        <w:lastRenderedPageBreak/>
        <w:t xml:space="preserve">proximity to marine and inland water to capture potential effects of having access to both marine and inland fisheries (or lack of access to marine/inland). </w:t>
      </w:r>
      <w:ins w:id="1039" w:author="Robinson, James (robins64)" w:date="2025-04-25T15:16:00Z">
        <w:r w:rsidR="00DF5F3C">
          <w:rPr>
            <w:rFonts w:ascii="Times New Roman" w:eastAsia="Times New Roman" w:hAnsi="Times New Roman" w:cs="Times New Roman"/>
          </w:rPr>
          <w:t>H</w:t>
        </w:r>
      </w:ins>
      <w:ins w:id="1040" w:author="Robinson, James (robins64)" w:date="2025-04-25T15: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 and </w:t>
        </w:r>
      </w:ins>
      <w:ins w:id="1041" w:author="Robinson, James (robins64)" w:date="2025-04-25T15:16:00Z">
        <w:r w:rsidR="00DF5F3C">
          <w:rPr>
            <w:rFonts w:ascii="Times New Roman" w:eastAsia="Times New Roman" w:hAnsi="Times New Roman" w:cs="Times New Roman"/>
          </w:rPr>
          <w:t>a</w:t>
        </w:r>
      </w:ins>
      <w:del w:id="1042" w:author="Robinson, James (robins64)" w:date="2025-04-25T15: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1043" w:author="Robinson, James (robins64)" w:date="2025-04-25T15:16:00Z">
        <w:r w:rsidR="00DF5F3C">
          <w:rPr>
            <w:rFonts w:ascii="Times New Roman" w:eastAsia="Times New Roman" w:hAnsi="Times New Roman" w:cs="Times New Roman"/>
          </w:rPr>
          <w:t xml:space="preserve">then </w:t>
        </w:r>
      </w:ins>
      <w:r>
        <w:rPr>
          <w:rFonts w:ascii="Times New Roman" w:eastAsia="Times New Roman" w:hAnsi="Times New Roman" w:cs="Times New Roman"/>
        </w:rPr>
        <w:t>scaled to a mean of zero. We used 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r>
        <w:rPr>
          <w:rFonts w:ascii="Times New Roman" w:eastAsia="Times New Roman" w:hAnsi="Times New Roman" w:cs="Times New Roman"/>
          <w:i/>
        </w:rPr>
        <w:t>Cauchy</w:t>
      </w:r>
      <w:r>
        <w:rPr>
          <w:rFonts w:ascii="Times New Roman" w:eastAsia="Times New Roman" w:hAnsi="Times New Roman" w:cs="Times New Roman"/>
        </w:rPr>
        <w:t xml:space="preserve">(0,10)).  Models were run for 3,000 iterations over 3 chains, and we 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ins w:id="1044" w:author="Robinson, James (robins64)" w:date="2025-06-27T14:35:00Z">
        <w:r w:rsidR="00D33514">
          <w:rPr>
            <w:rFonts w:ascii="Times New Roman" w:eastAsia="Times New Roman" w:hAnsi="Times New Roman" w:cs="Times New Roman"/>
            <w:noProof/>
            <w:color w:val="000000"/>
          </w:rPr>
          <w:t>(116)</w:t>
        </w:r>
      </w:ins>
      <w:del w:id="1045" w:author="Robinson, James (robins64)" w:date="2025-05-19T15:05:00Z">
        <w:r w:rsidR="002B7F83" w:rsidDel="00474CAC">
          <w:rPr>
            <w:rFonts w:ascii="Times New Roman" w:eastAsia="Times New Roman" w:hAnsi="Times New Roman" w:cs="Times New Roman"/>
            <w:noProof/>
            <w:color w:val="000000"/>
          </w:rPr>
          <w:delText>(100)</w:delText>
        </w:r>
      </w:del>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ins w:id="1046" w:author="Robinson, James (robins64)" w:date="2025-06-27T14:35:00Z">
        <w:r w:rsidR="00D33514">
          <w:rPr>
            <w:rFonts w:ascii="Times New Roman" w:eastAsia="Times New Roman" w:hAnsi="Times New Roman" w:cs="Times New Roman"/>
            <w:noProof/>
            <w:color w:val="000000"/>
          </w:rPr>
          <w:t>(117)</w:t>
        </w:r>
      </w:ins>
      <w:del w:id="1047" w:author="Robinson, James (robins64)" w:date="2025-05-19T15:05:00Z">
        <w:r w:rsidR="002B7F83" w:rsidDel="00474CAC">
          <w:rPr>
            <w:rFonts w:ascii="Times New Roman" w:eastAsia="Times New Roman" w:hAnsi="Times New Roman" w:cs="Times New Roman"/>
            <w:noProof/>
            <w:color w:val="000000"/>
          </w:rPr>
          <w:delText>(101)</w:delText>
        </w:r>
      </w:del>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71174103"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t>
            </m:r>
            <m:r>
              <w:del w:id="1048" w:author="Robinson, James (robins64)" w:date="2025-05-20T08:51:00Z">
                <w:rPr>
                  <w:rFonts w:ascii="Times New Roman" w:eastAsia="Times New Roman" w:hAnsi="Times New Roman" w:cs="Times New Roman"/>
                </w:rPr>
                <m:t>marke</m:t>
              </w:del>
            </m:r>
            <m:sSub>
              <m:sSubPr>
                <m:ctrlPr>
                  <w:rPr>
                    <w:rFonts w:ascii="Times New Roman" w:eastAsia="Times New Roman" w:hAnsi="Times New Roman" w:cs="Times New Roman"/>
                  </w:rPr>
                </m:ctrlPr>
              </m:sSubPr>
              <m:e>
                <m:r>
                  <w:ins w:id="1049" w:author="Robinson, James (robins64)" w:date="2025-05-20T08:51:00Z">
                    <w:rPr>
                      <w:rFonts w:ascii="Cambria Math" w:eastAsia="Times New Roman" w:hAnsi="Times New Roman" w:cs="Times New Roman"/>
                    </w:rPr>
                    <m:t>urban</m:t>
                  </w:ins>
                </m:r>
                <m:r>
                  <w:del w:id="1050" w:author="Robinson, James (robins64)" w:date="2025-05-20T08:51:00Z">
                    <w:rPr>
                      <w:rFonts w:ascii="Times New Roman" w:eastAsia="Times New Roman" w:hAnsi="Times New Roman" w:cs="Times New Roman"/>
                    </w:rPr>
                    <m:t>t</m:t>
                  </w:del>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17E1469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ins w:id="1051" w:author="Robinson, James (robins64)" w:date="2025-06-27T14:35:00Z">
        <w:r w:rsidR="00D33514">
          <w:rPr>
            <w:rFonts w:ascii="Times New Roman" w:eastAsia="Times New Roman" w:hAnsi="Times New Roman" w:cs="Times New Roman"/>
            <w:noProof/>
            <w:color w:val="000000"/>
          </w:rPr>
          <w:t>(118)</w:t>
        </w:r>
      </w:ins>
      <w:del w:id="1052" w:author="Robinson, James (robins64)" w:date="2025-05-19T15:05:00Z">
        <w:r w:rsidR="002B7F83" w:rsidDel="00474CAC">
          <w:rPr>
            <w:rFonts w:ascii="Times New Roman" w:eastAsia="Times New Roman" w:hAnsi="Times New Roman" w:cs="Times New Roman"/>
            <w:noProof/>
            <w:color w:val="000000"/>
          </w:rPr>
          <w:delText>(102)</w:delText>
        </w:r>
      </w:del>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Armo-Annor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Eleanore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2">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2B9041EE" w14:textId="2B77B7C9" w:rsidR="00DC28D9" w:rsidRDefault="002B7F83" w:rsidP="002B7F83">
      <w:pPr>
        <w:widowControl w:val="0"/>
        <w:pBdr>
          <w:top w:val="nil"/>
          <w:left w:val="nil"/>
          <w:bottom w:val="nil"/>
          <w:right w:val="nil"/>
          <w:between w:val="nil"/>
        </w:pBdr>
        <w:tabs>
          <w:tab w:val="left" w:pos="440"/>
        </w:tabs>
        <w:spacing w:after="220" w:line="240" w:lineRule="auto"/>
        <w:ind w:left="440" w:hanging="440"/>
      </w:pPr>
      <w:r>
        <w:fldChar w:fldCharType="begin"/>
      </w:r>
      <w:r w:rsidR="00DC28D9">
        <w:instrText>ADDIN paperpile_bibliography &lt;pp-bibliography&gt;&lt;first-reference-indices&gt;&lt;formatting&gt;1&lt;/formatting&gt;&lt;space-after&gt;1&lt;/space-after&gt;&lt;/first-reference-indices&gt;&lt;/pp-bibliography&gt; \* MERGEFORMAT</w:instrText>
      </w:r>
      <w:r>
        <w:fldChar w:fldCharType="separate"/>
      </w:r>
      <w:r w:rsidR="00DC28D9">
        <w:t xml:space="preserve">1. </w:t>
      </w:r>
      <w:r w:rsidR="00DC28D9">
        <w:tab/>
        <w:t xml:space="preserve">C. D. Golden, </w:t>
      </w:r>
      <w:r w:rsidR="00DC28D9" w:rsidRPr="00DC28D9">
        <w:rPr>
          <w:i/>
        </w:rPr>
        <w:t>et al.</w:t>
      </w:r>
      <w:r w:rsidR="00DC28D9">
        <w:t xml:space="preserve">, Aquatic foods to nourish nations. </w:t>
      </w:r>
      <w:r w:rsidR="00DC28D9" w:rsidRPr="00DC28D9">
        <w:rPr>
          <w:i/>
        </w:rPr>
        <w:t>Nature</w:t>
      </w:r>
      <w:r w:rsidR="00DC28D9">
        <w:t xml:space="preserve"> </w:t>
      </w:r>
      <w:r w:rsidR="00DC28D9" w:rsidRPr="00DC28D9">
        <w:rPr>
          <w:b/>
        </w:rPr>
        <w:t>598</w:t>
      </w:r>
      <w:r w:rsidR="00DC28D9">
        <w:t>, 315–320 (2021).</w:t>
      </w:r>
    </w:p>
    <w:p w14:paraId="555A38C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 </w:t>
      </w:r>
      <w:r>
        <w:tab/>
        <w:t xml:space="preserve">T. Beal, S. Manohar, L. Miachon, J. Fanzo, Nutrient-dense foods and diverse diets are important for ensuring adequate nutrition across the life course. </w:t>
      </w:r>
      <w:r w:rsidRPr="00DC28D9">
        <w:rPr>
          <w:i/>
        </w:rPr>
        <w:t>Proc. Natl. Acad. Sci. U. S. A.</w:t>
      </w:r>
      <w:r>
        <w:t xml:space="preserve"> </w:t>
      </w:r>
      <w:r w:rsidRPr="00DC28D9">
        <w:rPr>
          <w:b/>
        </w:rPr>
        <w:t>121</w:t>
      </w:r>
      <w:r>
        <w:t>, e2319007121 (2024).</w:t>
      </w:r>
    </w:p>
    <w:p w14:paraId="59C3C55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 </w:t>
      </w:r>
      <w:r>
        <w:tab/>
        <w:t>U. N. Nutrition, “The role of aquatic foods in sustainable healthy diets” (2021).</w:t>
      </w:r>
    </w:p>
    <w:p w14:paraId="5DB0EC7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 </w:t>
      </w:r>
      <w:r>
        <w:tab/>
        <w:t xml:space="preserve">C. C. Hicks, </w:t>
      </w:r>
      <w:r w:rsidRPr="00DC28D9">
        <w:rPr>
          <w:i/>
        </w:rPr>
        <w:t>et al.</w:t>
      </w:r>
      <w:r>
        <w:t xml:space="preserve">, Harnessing global fisheries to tackle micronutrient deficiencies. </w:t>
      </w:r>
      <w:r w:rsidRPr="00DC28D9">
        <w:rPr>
          <w:i/>
        </w:rPr>
        <w:t>Nature</w:t>
      </w:r>
      <w:r>
        <w:t xml:space="preserve"> </w:t>
      </w:r>
      <w:r w:rsidRPr="00DC28D9">
        <w:rPr>
          <w:b/>
        </w:rPr>
        <w:t>574</w:t>
      </w:r>
      <w:r>
        <w:t>, 95–98 (2019).</w:t>
      </w:r>
    </w:p>
    <w:p w14:paraId="1CF1E6A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 </w:t>
      </w:r>
      <w:r>
        <w:tab/>
        <w:t xml:space="preserve">X. Basurto, </w:t>
      </w:r>
      <w:r w:rsidRPr="00DC28D9">
        <w:rPr>
          <w:i/>
        </w:rPr>
        <w:t>et al.</w:t>
      </w:r>
      <w:r>
        <w:t xml:space="preserve">, Illuminating the multi-dimensional contributions of small-scale fisheries. </w:t>
      </w:r>
      <w:r w:rsidRPr="00DC28D9">
        <w:rPr>
          <w:i/>
        </w:rPr>
        <w:t>Nature</w:t>
      </w:r>
      <w:r>
        <w:t xml:space="preserve"> (2025).</w:t>
      </w:r>
    </w:p>
    <w:p w14:paraId="6ED25F3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 </w:t>
      </w:r>
      <w:r>
        <w:tab/>
        <w:t xml:space="preserve">N. Kawarazuka, C. Béné, The potential role of small fish species in improving </w:t>
      </w:r>
      <w:r>
        <w:lastRenderedPageBreak/>
        <w:t xml:space="preserve">micronutrient deficiencies in developing countries: building evidence. </w:t>
      </w:r>
      <w:r w:rsidRPr="00DC28D9">
        <w:rPr>
          <w:i/>
        </w:rPr>
        <w:t>Public Health Nutr.</w:t>
      </w:r>
      <w:r>
        <w:t xml:space="preserve"> </w:t>
      </w:r>
      <w:r w:rsidRPr="00DC28D9">
        <w:rPr>
          <w:b/>
        </w:rPr>
        <w:t>14</w:t>
      </w:r>
      <w:r>
        <w:t>, 1927–1938 (2011).</w:t>
      </w:r>
    </w:p>
    <w:p w14:paraId="3B0FEC0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 </w:t>
      </w:r>
      <w:r>
        <w:tab/>
        <w:t xml:space="preserve">M. Bavinck, </w:t>
      </w:r>
      <w:r w:rsidRPr="00DC28D9">
        <w:rPr>
          <w:i/>
        </w:rPr>
        <w:t>et al.</w:t>
      </w:r>
      <w:r>
        <w:t xml:space="preserve">, Small fish for food security and nutrition. </w:t>
      </w:r>
      <w:r w:rsidRPr="00DC28D9">
        <w:rPr>
          <w:i/>
        </w:rPr>
        <w:t>FAO</w:t>
      </w:r>
      <w:r>
        <w:t xml:space="preserve"> (2023). https://doi.org/10.4060/cc6229en.</w:t>
      </w:r>
    </w:p>
    <w:p w14:paraId="2A3878E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 </w:t>
      </w:r>
      <w:r>
        <w:tab/>
        <w:t xml:space="preserve">B. Belton, </w:t>
      </w:r>
      <w:r w:rsidRPr="00DC28D9">
        <w:rPr>
          <w:i/>
        </w:rPr>
        <w:t>et al.</w:t>
      </w:r>
      <w:r>
        <w:t xml:space="preserve">, Dried fish at the intersection of food science, economy, and culture: A global survey. </w:t>
      </w:r>
      <w:r w:rsidRPr="00DC28D9">
        <w:rPr>
          <w:i/>
        </w:rPr>
        <w:t xml:space="preserve">Fish Fish </w:t>
      </w:r>
      <w:r>
        <w:t xml:space="preserve"> </w:t>
      </w:r>
      <w:r w:rsidRPr="00DC28D9">
        <w:rPr>
          <w:b/>
        </w:rPr>
        <w:t>23</w:t>
      </w:r>
      <w:r>
        <w:t>, 941–962 (2022).</w:t>
      </w:r>
    </w:p>
    <w:p w14:paraId="10C54A8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 </w:t>
      </w:r>
      <w:r>
        <w:tab/>
        <w:t xml:space="preserve">S. Yadav, A. Abdulla, N. Bertz, A. Mawyer, King tuna: Indian Ocean trade, offshore fishing, and coral reef resilience in the Maldives archipelago. </w:t>
      </w:r>
      <w:r w:rsidRPr="00DC28D9">
        <w:rPr>
          <w:i/>
        </w:rPr>
        <w:t>ICES J. Mar. Sci.</w:t>
      </w:r>
      <w:r>
        <w:t xml:space="preserve"> </w:t>
      </w:r>
      <w:r w:rsidRPr="00DC28D9">
        <w:rPr>
          <w:b/>
        </w:rPr>
        <w:t>77</w:t>
      </w:r>
      <w:r>
        <w:t>, 398–407 (2019).</w:t>
      </w:r>
    </w:p>
    <w:p w14:paraId="320FAEA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 </w:t>
      </w:r>
      <w:r>
        <w:tab/>
        <w:t xml:space="preserve">M. J. Hardt, Lessons from the past: the collapse of Jamaican coral reefs. </w:t>
      </w:r>
      <w:r w:rsidRPr="00DC28D9">
        <w:rPr>
          <w:i/>
        </w:rPr>
        <w:t xml:space="preserve">Fish Fish </w:t>
      </w:r>
      <w:r>
        <w:t xml:space="preserve"> </w:t>
      </w:r>
      <w:r w:rsidRPr="00DC28D9">
        <w:rPr>
          <w:b/>
        </w:rPr>
        <w:t>10</w:t>
      </w:r>
      <w:r>
        <w:t>, 143–158 (2009).</w:t>
      </w:r>
    </w:p>
    <w:p w14:paraId="70158E9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 </w:t>
      </w:r>
      <w:r>
        <w:tab/>
        <w:t xml:space="preserve">Y. O. Agyei-Mensah, </w:t>
      </w:r>
      <w:r w:rsidRPr="00DC28D9">
        <w:rPr>
          <w:i/>
        </w:rPr>
        <w:t>et al.</w:t>
      </w:r>
      <w:r>
        <w:t xml:space="preserve">, The processing, preparation, and cooking practices of small fish among poor Ghanaian households: An exploratory qualitative study. </w:t>
      </w:r>
      <w:r w:rsidRPr="00DC28D9">
        <w:rPr>
          <w:i/>
        </w:rPr>
        <w:t>Marit. Stud.</w:t>
      </w:r>
      <w:r>
        <w:t xml:space="preserve"> </w:t>
      </w:r>
      <w:r w:rsidRPr="00DC28D9">
        <w:rPr>
          <w:b/>
        </w:rPr>
        <w:t>22</w:t>
      </w:r>
      <w:r>
        <w:t>, 15 (2023).</w:t>
      </w:r>
    </w:p>
    <w:p w14:paraId="4911D83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12. </w:t>
      </w:r>
      <w:r>
        <w:tab/>
        <w:t xml:space="preserve">B. Belton, I. J. M. van Asseldonk, S. H. Thilsted, Faltering fisheries and ascendant aquaculture: Implications for food and nutrition security in Bangladesh. </w:t>
      </w:r>
      <w:r w:rsidRPr="00DC28D9">
        <w:rPr>
          <w:i/>
        </w:rPr>
        <w:t>Food Policy</w:t>
      </w:r>
      <w:r>
        <w:t xml:space="preserve"> </w:t>
      </w:r>
      <w:r w:rsidRPr="00DC28D9">
        <w:rPr>
          <w:b/>
        </w:rPr>
        <w:t>44</w:t>
      </w:r>
      <w:r>
        <w:t>, 77–87 (2014).</w:t>
      </w:r>
    </w:p>
    <w:p w14:paraId="681503A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13. </w:t>
      </w:r>
      <w:r>
        <w:tab/>
        <w:t xml:space="preserve">J. R. Bogard, </w:t>
      </w:r>
      <w:r w:rsidRPr="00DC28D9">
        <w:rPr>
          <w:i/>
        </w:rPr>
        <w:t>et al.</w:t>
      </w:r>
      <w:r>
        <w:t xml:space="preserve">, Nutrient composition of important fish species in Bangladesh and potential contribution to recommended nutrient intakes. </w:t>
      </w:r>
      <w:r w:rsidRPr="00DC28D9">
        <w:rPr>
          <w:i/>
        </w:rPr>
        <w:t>J. Food Compost. Anal.</w:t>
      </w:r>
      <w:r>
        <w:t xml:space="preserve"> </w:t>
      </w:r>
      <w:r w:rsidRPr="00DC28D9">
        <w:rPr>
          <w:b/>
        </w:rPr>
        <w:t>42</w:t>
      </w:r>
      <w:r>
        <w:t>, 120–133 (2015).</w:t>
      </w:r>
    </w:p>
    <w:p w14:paraId="3E4FB0C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14. </w:t>
      </w:r>
      <w:r>
        <w:tab/>
        <w:t xml:space="preserve">A. K. Farmery, </w:t>
      </w:r>
      <w:r w:rsidRPr="00DC28D9">
        <w:rPr>
          <w:i/>
        </w:rPr>
        <w:t>et al.</w:t>
      </w:r>
      <w:r>
        <w:t xml:space="preserve">, Aquatic Foods and Nutrition in the Pacific. </w:t>
      </w:r>
      <w:r w:rsidRPr="00DC28D9">
        <w:rPr>
          <w:i/>
        </w:rPr>
        <w:t>Nutrients</w:t>
      </w:r>
      <w:r>
        <w:t xml:space="preserve"> </w:t>
      </w:r>
      <w:r w:rsidRPr="00DC28D9">
        <w:rPr>
          <w:b/>
        </w:rPr>
        <w:t>12</w:t>
      </w:r>
      <w:r>
        <w:t xml:space="preserve"> (2020).</w:t>
      </w:r>
    </w:p>
    <w:p w14:paraId="0055EAB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15. </w:t>
      </w:r>
      <w:r>
        <w:tab/>
        <w:t xml:space="preserve">K. E. Charlton, </w:t>
      </w:r>
      <w:r w:rsidRPr="00DC28D9">
        <w:rPr>
          <w:i/>
        </w:rPr>
        <w:t>et al.</w:t>
      </w:r>
      <w:r>
        <w:t xml:space="preserve">, Fish, food security and health in Pacific Island countries and territories: a systematic literature review. </w:t>
      </w:r>
      <w:r w:rsidRPr="00DC28D9">
        <w:rPr>
          <w:i/>
        </w:rPr>
        <w:t>BMC Public Health</w:t>
      </w:r>
      <w:r>
        <w:t xml:space="preserve"> </w:t>
      </w:r>
      <w:r w:rsidRPr="00DC28D9">
        <w:rPr>
          <w:b/>
        </w:rPr>
        <w:t>16</w:t>
      </w:r>
      <w:r>
        <w:t>, 285 (2016).</w:t>
      </w:r>
    </w:p>
    <w:p w14:paraId="5D73CB5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16. </w:t>
      </w:r>
      <w:r>
        <w:tab/>
        <w:t xml:space="preserve">E. Fluet-Chouinard, S. Funge-Smith, P. B. McIntyre, Global hidden harvest of freshwater fish revealed by household surveys. </w:t>
      </w:r>
      <w:r w:rsidRPr="00DC28D9">
        <w:rPr>
          <w:i/>
        </w:rPr>
        <w:t>Proc. Natl. Acad. Sci. U. S. A.</w:t>
      </w:r>
      <w:r>
        <w:t xml:space="preserve"> </w:t>
      </w:r>
      <w:r w:rsidRPr="00DC28D9">
        <w:rPr>
          <w:b/>
        </w:rPr>
        <w:t>115</w:t>
      </w:r>
      <w:r>
        <w:t>, 7623–7628 (2018).</w:t>
      </w:r>
    </w:p>
    <w:p w14:paraId="12645B4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17. </w:t>
      </w:r>
      <w:r>
        <w:tab/>
        <w:t xml:space="preserve">R. K. Ayilu, R. A. Nyiawung, Illuminating informal cross-border trade in processed small pelagic fish in West Africa. </w:t>
      </w:r>
      <w:r w:rsidRPr="00DC28D9">
        <w:rPr>
          <w:i/>
        </w:rPr>
        <w:t>Marit. Stud.</w:t>
      </w:r>
      <w:r>
        <w:t xml:space="preserve"> </w:t>
      </w:r>
      <w:r w:rsidRPr="00DC28D9">
        <w:rPr>
          <w:b/>
        </w:rPr>
        <w:t>21</w:t>
      </w:r>
      <w:r>
        <w:t>, 519–532 (2022).</w:t>
      </w:r>
    </w:p>
    <w:p w14:paraId="6B99161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18. </w:t>
      </w:r>
      <w:r>
        <w:tab/>
        <w:t xml:space="preserve">Siddhnath, P. Saklani, V. K. Reddy, “Dry fish: A global perspective on nutritional security and economic sustainability” in </w:t>
      </w:r>
      <w:r w:rsidRPr="00DC28D9">
        <w:rPr>
          <w:i/>
        </w:rPr>
        <w:t>Dry Fish: A Global Perspective on Nutritional Security and Economic Sustainability</w:t>
      </w:r>
      <w:r>
        <w:t>, (Springer Nature Switzerland, 2024), pp. 21–29.</w:t>
      </w:r>
    </w:p>
    <w:p w14:paraId="5F0A2E5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19. </w:t>
      </w:r>
      <w:r>
        <w:tab/>
        <w:t xml:space="preserve">J. de Bruyn, J. Wesana, S. W. Bunting, S. H. Thilsted, P. J. Cohen, Fish Acquisition and Consumption in the African Great Lakes Region through a Food Environment Lens: A Scoping Review. </w:t>
      </w:r>
      <w:r w:rsidRPr="00DC28D9">
        <w:rPr>
          <w:i/>
        </w:rPr>
        <w:t>Nutrients</w:t>
      </w:r>
      <w:r>
        <w:t xml:space="preserve"> </w:t>
      </w:r>
      <w:r w:rsidRPr="00DC28D9">
        <w:rPr>
          <w:b/>
        </w:rPr>
        <w:t>13</w:t>
      </w:r>
      <w:r>
        <w:t xml:space="preserve"> (2021).</w:t>
      </w:r>
    </w:p>
    <w:p w14:paraId="6B1422E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20. </w:t>
      </w:r>
      <w:r>
        <w:tab/>
        <w:t xml:space="preserve">K. A. Byrd, </w:t>
      </w:r>
      <w:r w:rsidRPr="00DC28D9">
        <w:rPr>
          <w:i/>
        </w:rPr>
        <w:t>et al.</w:t>
      </w:r>
      <w:r>
        <w:t xml:space="preserve">, Fish and fish-based products for nutrition and health in the first 1000 days: A systematic review of the evidence from low and middle-income countries. </w:t>
      </w:r>
      <w:r w:rsidRPr="00DC28D9">
        <w:rPr>
          <w:i/>
        </w:rPr>
        <w:t>Adv. Nutr.</w:t>
      </w:r>
      <w:r>
        <w:t xml:space="preserve"> </w:t>
      </w:r>
      <w:r w:rsidRPr="00DC28D9">
        <w:rPr>
          <w:b/>
        </w:rPr>
        <w:t>13</w:t>
      </w:r>
      <w:r>
        <w:t>, 2458–2487 (2022).</w:t>
      </w:r>
    </w:p>
    <w:p w14:paraId="1E44AA6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21. </w:t>
      </w:r>
      <w:r>
        <w:tab/>
        <w:t xml:space="preserve">Siddhnath, </w:t>
      </w:r>
      <w:r w:rsidRPr="00DC28D9">
        <w:rPr>
          <w:i/>
        </w:rPr>
        <w:t>et al.</w:t>
      </w:r>
      <w:r>
        <w:t xml:space="preserve">, Dry fish and its contribution towards food and nutritional security. </w:t>
      </w:r>
      <w:r w:rsidRPr="00DC28D9">
        <w:rPr>
          <w:i/>
        </w:rPr>
        <w:t>Food Rev. Int.</w:t>
      </w:r>
      <w:r>
        <w:t xml:space="preserve"> </w:t>
      </w:r>
      <w:r w:rsidRPr="00DC28D9">
        <w:rPr>
          <w:b/>
        </w:rPr>
        <w:t>38</w:t>
      </w:r>
      <w:r>
        <w:t>, 508–536 (2022).</w:t>
      </w:r>
    </w:p>
    <w:p w14:paraId="68D1458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22. </w:t>
      </w:r>
      <w:r>
        <w:tab/>
        <w:t xml:space="preserve">K. LeGrand, B. Borarin, G. M. Young, Tradition and Fermentation Science of prohok, an ethnic fermented fish product of Cambodia. </w:t>
      </w:r>
      <w:r w:rsidRPr="00DC28D9">
        <w:rPr>
          <w:i/>
        </w:rPr>
        <w:t>J. Ethn. Foods</w:t>
      </w:r>
      <w:r>
        <w:t xml:space="preserve"> </w:t>
      </w:r>
      <w:r w:rsidRPr="00DC28D9">
        <w:rPr>
          <w:b/>
        </w:rPr>
        <w:t>7</w:t>
      </w:r>
      <w:r>
        <w:t>, 1–19 (2020).</w:t>
      </w:r>
    </w:p>
    <w:p w14:paraId="01109C7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23. </w:t>
      </w:r>
      <w:r>
        <w:tab/>
        <w:t xml:space="preserve">A. Sarre, </w:t>
      </w:r>
      <w:r w:rsidRPr="00DC28D9">
        <w:rPr>
          <w:i/>
        </w:rPr>
        <w:t>et al.</w:t>
      </w:r>
      <w:r>
        <w:t xml:space="preserve">, Climate change impacts on small pelagic fish distribution in Northwest Africa: trends, shifts, and risk for food security. </w:t>
      </w:r>
      <w:r w:rsidRPr="00DC28D9">
        <w:rPr>
          <w:i/>
        </w:rPr>
        <w:t>Sci. Rep.</w:t>
      </w:r>
      <w:r>
        <w:t xml:space="preserve"> </w:t>
      </w:r>
      <w:r w:rsidRPr="00DC28D9">
        <w:rPr>
          <w:b/>
        </w:rPr>
        <w:t>14</w:t>
      </w:r>
      <w:r>
        <w:t>, 12684 (2024).</w:t>
      </w:r>
    </w:p>
    <w:p w14:paraId="1B07D17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24. </w:t>
      </w:r>
      <w:r>
        <w:tab/>
        <w:t xml:space="preserve">J. Kolding, P. A. M. Van Zwieten, F. Marttín, F. Poulain, </w:t>
      </w:r>
      <w:r w:rsidRPr="00DC28D9">
        <w:rPr>
          <w:i/>
        </w:rPr>
        <w:t>Freshwater small pelagic fish and their fisheries in major African lakes and reservoirs in relation to food security and nutrition</w:t>
      </w:r>
      <w:r>
        <w:t xml:space="preserve"> (FAO, 2019).</w:t>
      </w:r>
    </w:p>
    <w:p w14:paraId="151A6C0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25. </w:t>
      </w:r>
      <w:r>
        <w:tab/>
        <w:t xml:space="preserve">L. O’Meara, </w:t>
      </w:r>
      <w:r w:rsidRPr="00DC28D9">
        <w:rPr>
          <w:i/>
        </w:rPr>
        <w:t>et al.</w:t>
      </w:r>
      <w:r>
        <w:t>, “Pacific food systems: The role of fish and other aquatic foods for nutrition and health” (FAO, 2023).</w:t>
      </w:r>
    </w:p>
    <w:p w14:paraId="29174D4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26. </w:t>
      </w:r>
      <w:r>
        <w:tab/>
        <w:t xml:space="preserve">J. Zamborain-Mason, </w:t>
      </w:r>
      <w:r w:rsidRPr="00DC28D9">
        <w:rPr>
          <w:i/>
        </w:rPr>
        <w:t>et al.</w:t>
      </w:r>
      <w:r>
        <w:t xml:space="preserve">, The contribution of aquatic foods to human nutrient intake and adequacy in a Small Island Developing State. </w:t>
      </w:r>
      <w:r w:rsidRPr="00DC28D9">
        <w:rPr>
          <w:i/>
        </w:rPr>
        <w:t>bioRxiv</w:t>
      </w:r>
      <w:r>
        <w:t xml:space="preserve"> 2024.10.02.616287 (2024).</w:t>
      </w:r>
    </w:p>
    <w:p w14:paraId="59AF2C3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27. </w:t>
      </w:r>
      <w:r>
        <w:tab/>
        <w:t xml:space="preserve">A. E. Hasselberg, </w:t>
      </w:r>
      <w:r w:rsidRPr="00DC28D9">
        <w:rPr>
          <w:i/>
        </w:rPr>
        <w:t>et al.</w:t>
      </w:r>
      <w:r>
        <w:t xml:space="preserve">, Composition of nutrients, heavy metals, polycyclic aromatic hydrocarbons and microbiological quality in processed small indigenous fish species from Ghana: Implications for food security. </w:t>
      </w:r>
      <w:r w:rsidRPr="00DC28D9">
        <w:rPr>
          <w:i/>
        </w:rPr>
        <w:t>PLoS One</w:t>
      </w:r>
      <w:r>
        <w:t xml:space="preserve"> </w:t>
      </w:r>
      <w:r w:rsidRPr="00DC28D9">
        <w:rPr>
          <w:b/>
        </w:rPr>
        <w:t>15</w:t>
      </w:r>
      <w:r>
        <w:t>, e0242086 (2020).</w:t>
      </w:r>
    </w:p>
    <w:p w14:paraId="47F0A19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28. </w:t>
      </w:r>
      <w:r>
        <w:tab/>
        <w:t xml:space="preserve">V. Ikutegbe, F. Sikoki, Microbiological and biochemical spoilage of smoke-dried fishes sold in West African open markets. </w:t>
      </w:r>
      <w:r w:rsidRPr="00DC28D9">
        <w:rPr>
          <w:i/>
        </w:rPr>
        <w:t>Food Chem.</w:t>
      </w:r>
      <w:r>
        <w:t xml:space="preserve"> </w:t>
      </w:r>
      <w:r w:rsidRPr="00DC28D9">
        <w:rPr>
          <w:b/>
        </w:rPr>
        <w:t>161</w:t>
      </w:r>
      <w:r>
        <w:t>, 332–336 (2014).</w:t>
      </w:r>
    </w:p>
    <w:p w14:paraId="6D2E6EE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29. </w:t>
      </w:r>
      <w:r>
        <w:tab/>
        <w:t xml:space="preserve">S. H. Thilsted, </w:t>
      </w:r>
      <w:r w:rsidRPr="00DC28D9">
        <w:rPr>
          <w:i/>
        </w:rPr>
        <w:t>et al.</w:t>
      </w:r>
      <w:r>
        <w:t xml:space="preserve">, Sustaining healthy diets: The role of capture fisheries and aquaculture for improving nutrition in the post-2015 era. </w:t>
      </w:r>
      <w:r w:rsidRPr="00DC28D9">
        <w:rPr>
          <w:i/>
        </w:rPr>
        <w:t>Food Policy</w:t>
      </w:r>
      <w:r>
        <w:t xml:space="preserve"> </w:t>
      </w:r>
      <w:r w:rsidRPr="00DC28D9">
        <w:rPr>
          <w:b/>
        </w:rPr>
        <w:t>61</w:t>
      </w:r>
      <w:r>
        <w:t>, 126–131 (2016).</w:t>
      </w:r>
    </w:p>
    <w:p w14:paraId="2E5CAE9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30. </w:t>
      </w:r>
      <w:r>
        <w:tab/>
        <w:t xml:space="preserve">M. Jaini, S. Advani, K. Shanker, M. A. Oommen, N. Namboothri, History, culture, infrastructure and export markets shape fisheries and reef accessibility in India’s contrasting oceanic islands. </w:t>
      </w:r>
      <w:r w:rsidRPr="00DC28D9">
        <w:rPr>
          <w:i/>
        </w:rPr>
        <w:t>Environ. Conserv.</w:t>
      </w:r>
      <w:r>
        <w:t xml:space="preserve"> </w:t>
      </w:r>
      <w:r w:rsidRPr="00DC28D9">
        <w:rPr>
          <w:b/>
        </w:rPr>
        <w:t>45</w:t>
      </w:r>
      <w:r>
        <w:t>, 41–48 (2018).</w:t>
      </w:r>
    </w:p>
    <w:p w14:paraId="0E586A2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31. </w:t>
      </w:r>
      <w:r>
        <w:tab/>
        <w:t xml:space="preserve">L. O’Meara, </w:t>
      </w:r>
      <w:r w:rsidRPr="00DC28D9">
        <w:rPr>
          <w:i/>
        </w:rPr>
        <w:t>et al.</w:t>
      </w:r>
      <w:r>
        <w:t xml:space="preserve">, Inland fisheries critical for the diet quality of young children in sub-Saharan Africa. </w:t>
      </w:r>
      <w:r w:rsidRPr="00DC28D9">
        <w:rPr>
          <w:i/>
        </w:rPr>
        <w:t>Global Food Security</w:t>
      </w:r>
      <w:r>
        <w:t xml:space="preserve"> </w:t>
      </w:r>
      <w:r w:rsidRPr="00DC28D9">
        <w:rPr>
          <w:b/>
        </w:rPr>
        <w:t>28</w:t>
      </w:r>
      <w:r>
        <w:t>, 100483 (2021).</w:t>
      </w:r>
    </w:p>
    <w:p w14:paraId="56B784F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32. </w:t>
      </w:r>
      <w:r>
        <w:tab/>
        <w:t xml:space="preserve">K. L. Seto, </w:t>
      </w:r>
      <w:r w:rsidRPr="00DC28D9">
        <w:rPr>
          <w:i/>
        </w:rPr>
        <w:t>et al.</w:t>
      </w:r>
      <w:r>
        <w:t xml:space="preserve">, Characterizing pathways of seafood access in small island developing states. </w:t>
      </w:r>
      <w:r w:rsidRPr="00DC28D9">
        <w:rPr>
          <w:i/>
        </w:rPr>
        <w:t>Proc. Natl. Acad. Sci. U. S. A.</w:t>
      </w:r>
      <w:r>
        <w:t xml:space="preserve"> </w:t>
      </w:r>
      <w:r w:rsidRPr="00DC28D9">
        <w:rPr>
          <w:b/>
        </w:rPr>
        <w:t>121</w:t>
      </w:r>
      <w:r>
        <w:t>, e2305424121 (2024).</w:t>
      </w:r>
    </w:p>
    <w:p w14:paraId="4B2492B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33. </w:t>
      </w:r>
      <w:r>
        <w:tab/>
        <w:t xml:space="preserve">E. Maire, </w:t>
      </w:r>
      <w:r w:rsidRPr="00DC28D9">
        <w:rPr>
          <w:i/>
        </w:rPr>
        <w:t>et al.</w:t>
      </w:r>
      <w:r>
        <w:t xml:space="preserve">, Micronutrient supply from global marine fisheries under climate change and overfishing. </w:t>
      </w:r>
      <w:r w:rsidRPr="00DC28D9">
        <w:rPr>
          <w:i/>
        </w:rPr>
        <w:t>Curr. Biol.</w:t>
      </w:r>
      <w:r>
        <w:t xml:space="preserve"> </w:t>
      </w:r>
      <w:r w:rsidRPr="00DC28D9">
        <w:rPr>
          <w:b/>
        </w:rPr>
        <w:t>31</w:t>
      </w:r>
      <w:r>
        <w:t>, 4132-4138.e3 (2021).</w:t>
      </w:r>
    </w:p>
    <w:p w14:paraId="57051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34. </w:t>
      </w:r>
      <w:r>
        <w:tab/>
        <w:t xml:space="preserve">A. Drewnowski, Defining nutrient density: development and validation of the nutrient rich foods index. </w:t>
      </w:r>
      <w:r w:rsidRPr="00DC28D9">
        <w:rPr>
          <w:i/>
        </w:rPr>
        <w:t>J. Am. Coll. Nutr.</w:t>
      </w:r>
      <w:r>
        <w:t xml:space="preserve"> </w:t>
      </w:r>
      <w:r w:rsidRPr="00DC28D9">
        <w:rPr>
          <w:b/>
        </w:rPr>
        <w:t>28</w:t>
      </w:r>
      <w:r>
        <w:t>, 421S-426S (2009).</w:t>
      </w:r>
    </w:p>
    <w:p w14:paraId="216109B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35. </w:t>
      </w:r>
      <w:r>
        <w:tab/>
        <w:t>FAO/WHO, “Joint FAO/WHO Expert Consultation on Risks and Benefits of Fish Consumption.”</w:t>
      </w:r>
    </w:p>
    <w:p w14:paraId="2EE4706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36. </w:t>
      </w:r>
      <w:r>
        <w:tab/>
        <w:t xml:space="preserve">A. E. Hasselberg, </w:t>
      </w:r>
      <w:r w:rsidRPr="00DC28D9">
        <w:rPr>
          <w:i/>
        </w:rPr>
        <w:t>et al.</w:t>
      </w:r>
      <w:r>
        <w:t xml:space="preserve">, Nutrient and contaminant exposure from smoked European anchovy (Engraulis encrasicolus): Implications for children’s health in Ghana. </w:t>
      </w:r>
      <w:r w:rsidRPr="00DC28D9">
        <w:rPr>
          <w:i/>
        </w:rPr>
        <w:t>Food Control</w:t>
      </w:r>
      <w:r>
        <w:t xml:space="preserve"> </w:t>
      </w:r>
      <w:r w:rsidRPr="00DC28D9">
        <w:rPr>
          <w:b/>
        </w:rPr>
        <w:t>134</w:t>
      </w:r>
      <w:r>
        <w:t>, 108650 (2022).</w:t>
      </w:r>
    </w:p>
    <w:p w14:paraId="30F6F6D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37. </w:t>
      </w:r>
      <w:r>
        <w:tab/>
        <w:t xml:space="preserve">C.-M. Tseng, </w:t>
      </w:r>
      <w:r w:rsidRPr="00DC28D9">
        <w:rPr>
          <w:i/>
        </w:rPr>
        <w:t>et al.</w:t>
      </w:r>
      <w:r>
        <w:t xml:space="preserve">, Bluefin tuna reveal global patterns of mercury pollution and bioavailability in the world’s oceans. </w:t>
      </w:r>
      <w:r w:rsidRPr="00DC28D9">
        <w:rPr>
          <w:i/>
        </w:rPr>
        <w:t>Proc. Natl. Acad. Sci. U. S. A.</w:t>
      </w:r>
      <w:r>
        <w:t xml:space="preserve"> </w:t>
      </w:r>
      <w:r w:rsidRPr="00DC28D9">
        <w:rPr>
          <w:b/>
        </w:rPr>
        <w:t>118</w:t>
      </w:r>
      <w:r>
        <w:t xml:space="preserve"> (2021).</w:t>
      </w:r>
    </w:p>
    <w:p w14:paraId="5F02130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38. </w:t>
      </w:r>
      <w:r>
        <w:tab/>
        <w:t xml:space="preserve">M.-L. Li, C. P. Thackray, V. W. Y. Lam, W. W. L. Cheung, E. M. Sunderland, Global fishing patterns amplify human exposures to methylmercury. </w:t>
      </w:r>
      <w:r w:rsidRPr="00DC28D9">
        <w:rPr>
          <w:i/>
        </w:rPr>
        <w:t>Proc. Natl. Acad. Sci. U. S. A.</w:t>
      </w:r>
      <w:r>
        <w:t xml:space="preserve"> </w:t>
      </w:r>
      <w:r w:rsidRPr="00DC28D9">
        <w:rPr>
          <w:b/>
        </w:rPr>
        <w:t>121</w:t>
      </w:r>
      <w:r>
        <w:t>, e2405898121 (2024).</w:t>
      </w:r>
    </w:p>
    <w:p w14:paraId="0966573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39. </w:t>
      </w:r>
      <w:r>
        <w:tab/>
        <w:t xml:space="preserve">E. GarridoGamarro, </w:t>
      </w:r>
      <w:r w:rsidRPr="00DC28D9">
        <w:rPr>
          <w:i/>
        </w:rPr>
        <w:t>et al.</w:t>
      </w:r>
      <w:r>
        <w:t xml:space="preserve">, Challenges in the implementation of food safety and quality assurance systems in small-scale fisheries. </w:t>
      </w:r>
      <w:r w:rsidRPr="00DC28D9">
        <w:rPr>
          <w:i/>
        </w:rPr>
        <w:t>Food Qual Saf</w:t>
      </w:r>
      <w:r>
        <w:t xml:space="preserve"> </w:t>
      </w:r>
      <w:r w:rsidRPr="00DC28D9">
        <w:rPr>
          <w:b/>
        </w:rPr>
        <w:t>7</w:t>
      </w:r>
      <w:r>
        <w:t xml:space="preserve"> (2023).</w:t>
      </w:r>
    </w:p>
    <w:p w14:paraId="5CAF426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40. </w:t>
      </w:r>
      <w:r>
        <w:tab/>
        <w:t xml:space="preserve">A. Gil, F. Gil, Fish, a Mediterranean source of n-3 PUFA: benefits do not justify limiting consumption. </w:t>
      </w:r>
      <w:r w:rsidRPr="00DC28D9">
        <w:rPr>
          <w:i/>
        </w:rPr>
        <w:t>Br. J. Nutr.</w:t>
      </w:r>
      <w:r>
        <w:t xml:space="preserve"> </w:t>
      </w:r>
      <w:r w:rsidRPr="00DC28D9">
        <w:rPr>
          <w:b/>
        </w:rPr>
        <w:t>113 Suppl 2</w:t>
      </w:r>
      <w:r>
        <w:t>, S58-67 (2015).</w:t>
      </w:r>
    </w:p>
    <w:p w14:paraId="5C75E55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41. </w:t>
      </w:r>
      <w:r>
        <w:tab/>
        <w:t xml:space="preserve">K. A. Byrd, L. Pincus, M. M. Pasqualino, F. Muzofa, S. M. Cole, Dried small fish provide nutrient densities important for the first 1000 days. </w:t>
      </w:r>
      <w:r w:rsidRPr="00DC28D9">
        <w:rPr>
          <w:i/>
        </w:rPr>
        <w:t>Matern. Child Nutr.</w:t>
      </w:r>
      <w:r>
        <w:t xml:space="preserve"> </w:t>
      </w:r>
      <w:r w:rsidRPr="00DC28D9">
        <w:rPr>
          <w:b/>
        </w:rPr>
        <w:t>17</w:t>
      </w:r>
      <w:r>
        <w:t>, e13192 (2021).</w:t>
      </w:r>
    </w:p>
    <w:p w14:paraId="182F6D5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42. </w:t>
      </w:r>
      <w:r>
        <w:tab/>
        <w:t xml:space="preserve">E. L. Ferguson, N. Darmon, A. Briend, I. M. Premachandra, Food-based dietary guidelines can be developed and tested using linear programming analysis. </w:t>
      </w:r>
      <w:r w:rsidRPr="00DC28D9">
        <w:rPr>
          <w:i/>
        </w:rPr>
        <w:t>J. Nutr.</w:t>
      </w:r>
      <w:r>
        <w:t xml:space="preserve"> </w:t>
      </w:r>
      <w:r w:rsidRPr="00DC28D9">
        <w:rPr>
          <w:b/>
        </w:rPr>
        <w:t>134</w:t>
      </w:r>
      <w:r>
        <w:t>, 951–957 (2004).</w:t>
      </w:r>
    </w:p>
    <w:p w14:paraId="2A185DB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43. </w:t>
      </w:r>
      <w:r>
        <w:tab/>
        <w:t xml:space="preserve">N. C. Kimere, </w:t>
      </w:r>
      <w:r w:rsidRPr="00DC28D9">
        <w:rPr>
          <w:i/>
        </w:rPr>
        <w:t>et al.</w:t>
      </w:r>
      <w:r>
        <w:t xml:space="preserve">, A food-based approach could improve dietary adequacy for 12-23-month-old Eastern Ugandan children. </w:t>
      </w:r>
      <w:r w:rsidRPr="00DC28D9">
        <w:rPr>
          <w:i/>
        </w:rPr>
        <w:t>Matern. Child Nutr.</w:t>
      </w:r>
      <w:r>
        <w:t xml:space="preserve"> </w:t>
      </w:r>
      <w:r w:rsidRPr="00DC28D9">
        <w:rPr>
          <w:b/>
        </w:rPr>
        <w:t>18</w:t>
      </w:r>
      <w:r>
        <w:t>, e13311 (2022).</w:t>
      </w:r>
    </w:p>
    <w:p w14:paraId="6E7E867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44. </w:t>
      </w:r>
      <w:r>
        <w:tab/>
        <w:t xml:space="preserve">E. Ferguson, P. Chege, J. Kimiywe, D. Wiesmann, C. Hotz, Zinc, iron and calcium are major limiting nutrients in the complementary diets of rural Kenyan children. </w:t>
      </w:r>
      <w:r w:rsidRPr="00DC28D9">
        <w:rPr>
          <w:i/>
        </w:rPr>
        <w:t>Matern. Child Nutr.</w:t>
      </w:r>
      <w:r>
        <w:t xml:space="preserve"> </w:t>
      </w:r>
      <w:r w:rsidRPr="00DC28D9">
        <w:rPr>
          <w:b/>
        </w:rPr>
        <w:t>11 Suppl 3</w:t>
      </w:r>
      <w:r>
        <w:t>, 6–20 (2015).</w:t>
      </w:r>
    </w:p>
    <w:p w14:paraId="58BFA2F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45. </w:t>
      </w:r>
      <w:r>
        <w:tab/>
        <w:t xml:space="preserve">G. A. Stevens, </w:t>
      </w:r>
      <w:r w:rsidRPr="00DC28D9">
        <w:rPr>
          <w:i/>
        </w:rPr>
        <w:t>et al.</w:t>
      </w:r>
      <w:r>
        <w:t xml:space="preserve">, Micronutrient deficiencies among preschool-aged children and women of reproductive age worldwide: a pooled analysis of individual-level data from population-representative surveys. </w:t>
      </w:r>
      <w:r w:rsidRPr="00DC28D9">
        <w:rPr>
          <w:i/>
        </w:rPr>
        <w:t>Lancet Glob. Health</w:t>
      </w:r>
      <w:r>
        <w:t xml:space="preserve"> </w:t>
      </w:r>
      <w:r w:rsidRPr="00DC28D9">
        <w:rPr>
          <w:b/>
        </w:rPr>
        <w:t>10</w:t>
      </w:r>
      <w:r>
        <w:t>, e1590–e1599 (2022).</w:t>
      </w:r>
    </w:p>
    <w:p w14:paraId="0A46303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46. </w:t>
      </w:r>
      <w:r>
        <w:tab/>
        <w:t xml:space="preserve">J. R. Bogard, </w:t>
      </w:r>
      <w:r w:rsidRPr="00DC28D9">
        <w:rPr>
          <w:i/>
        </w:rPr>
        <w:t>et al.</w:t>
      </w:r>
      <w:r>
        <w:t xml:space="preserve">, Inclusion of small indigenous fish improves nutritional quality during the first 1000 days. </w:t>
      </w:r>
      <w:r w:rsidRPr="00DC28D9">
        <w:rPr>
          <w:i/>
        </w:rPr>
        <w:t>Food Nutr. Bull.</w:t>
      </w:r>
      <w:r>
        <w:t xml:space="preserve"> </w:t>
      </w:r>
      <w:r w:rsidRPr="00DC28D9">
        <w:rPr>
          <w:b/>
        </w:rPr>
        <w:t>36</w:t>
      </w:r>
      <w:r>
        <w:t>, 276–289 (2015).</w:t>
      </w:r>
    </w:p>
    <w:p w14:paraId="7A07765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47. </w:t>
      </w:r>
      <w:r>
        <w:tab/>
        <w:t xml:space="preserve">S. Sigh, </w:t>
      </w:r>
      <w:r w:rsidRPr="00DC28D9">
        <w:rPr>
          <w:i/>
        </w:rPr>
        <w:t>et al.</w:t>
      </w:r>
      <w:r>
        <w:t xml:space="preserve">, Effectiveness of a Locally Produced, Fish-Based Food Product on Weight Gain among Cambodian Children in the Treatment of Acute Malnutrition: A Randomized Controlled Trial. </w:t>
      </w:r>
      <w:r w:rsidRPr="00DC28D9">
        <w:rPr>
          <w:i/>
        </w:rPr>
        <w:t>Nutrients</w:t>
      </w:r>
      <w:r>
        <w:t xml:space="preserve"> </w:t>
      </w:r>
      <w:r w:rsidRPr="00DC28D9">
        <w:rPr>
          <w:b/>
        </w:rPr>
        <w:t>10</w:t>
      </w:r>
      <w:r>
        <w:t xml:space="preserve"> (2018).</w:t>
      </w:r>
    </w:p>
    <w:p w14:paraId="1903074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48. </w:t>
      </w:r>
      <w:r>
        <w:tab/>
        <w:t xml:space="preserve">E. Zavala, S. E. King, T. Sawadogo-Lewis, T. Roberton, Leveraging water, sanitation and hygiene for nutrition in low- and middle-income countries: A conceptual framework. </w:t>
      </w:r>
      <w:r w:rsidRPr="00DC28D9">
        <w:rPr>
          <w:i/>
        </w:rPr>
        <w:t>Matern. Child Nutr.</w:t>
      </w:r>
      <w:r>
        <w:t xml:space="preserve"> </w:t>
      </w:r>
      <w:r w:rsidRPr="00DC28D9">
        <w:rPr>
          <w:b/>
        </w:rPr>
        <w:t>17</w:t>
      </w:r>
      <w:r>
        <w:t>, e13202 (2021).</w:t>
      </w:r>
    </w:p>
    <w:p w14:paraId="038E312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49. </w:t>
      </w:r>
      <w:r>
        <w:tab/>
        <w:t xml:space="preserve">K. Reinhardt, J. Fanzo, Addressing chronic malnutrition through multi-sectoral, sustainable approaches: A review of the causes and consequences. </w:t>
      </w:r>
      <w:r w:rsidRPr="00DC28D9">
        <w:rPr>
          <w:i/>
        </w:rPr>
        <w:t>Front. Nutr.</w:t>
      </w:r>
      <w:r>
        <w:t xml:space="preserve"> </w:t>
      </w:r>
      <w:r w:rsidRPr="00DC28D9">
        <w:rPr>
          <w:b/>
        </w:rPr>
        <w:t>1</w:t>
      </w:r>
      <w:r>
        <w:t>, 13 (2014).</w:t>
      </w:r>
    </w:p>
    <w:p w14:paraId="4E03363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50. </w:t>
      </w:r>
      <w:r>
        <w:tab/>
        <w:t xml:space="preserve">R. L. Naylor, </w:t>
      </w:r>
      <w:r w:rsidRPr="00DC28D9">
        <w:rPr>
          <w:i/>
        </w:rPr>
        <w:t>et al.</w:t>
      </w:r>
      <w:r>
        <w:t xml:space="preserve">, Blue food demand across geographic and temporal scales. </w:t>
      </w:r>
      <w:r w:rsidRPr="00DC28D9">
        <w:rPr>
          <w:i/>
        </w:rPr>
        <w:t>Nat. Commun.</w:t>
      </w:r>
      <w:r>
        <w:t xml:space="preserve"> </w:t>
      </w:r>
      <w:r w:rsidRPr="00DC28D9">
        <w:rPr>
          <w:b/>
        </w:rPr>
        <w:t>12</w:t>
      </w:r>
      <w:r>
        <w:t>, 5413 (2021).</w:t>
      </w:r>
    </w:p>
    <w:p w14:paraId="7C03821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51. </w:t>
      </w:r>
      <w:r>
        <w:tab/>
        <w:t xml:space="preserve">A. Bennett, </w:t>
      </w:r>
      <w:r w:rsidRPr="00DC28D9">
        <w:rPr>
          <w:i/>
        </w:rPr>
        <w:t>et al.</w:t>
      </w:r>
      <w:r>
        <w:t xml:space="preserve">, Spatial analysis of aquatic food access can inform nutrition-sensitive policy. </w:t>
      </w:r>
      <w:r w:rsidRPr="00DC28D9">
        <w:rPr>
          <w:i/>
        </w:rPr>
        <w:t>Nature Food</w:t>
      </w:r>
      <w:r>
        <w:t xml:space="preserve"> </w:t>
      </w:r>
      <w:r w:rsidRPr="00DC28D9">
        <w:rPr>
          <w:b/>
        </w:rPr>
        <w:t>3</w:t>
      </w:r>
      <w:r>
        <w:t>, 1010–1013 (2022).</w:t>
      </w:r>
    </w:p>
    <w:p w14:paraId="638143E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52. </w:t>
      </w:r>
      <w:r>
        <w:tab/>
        <w:t xml:space="preserve">F. A. Simmance, </w:t>
      </w:r>
      <w:r w:rsidRPr="00DC28D9">
        <w:rPr>
          <w:i/>
        </w:rPr>
        <w:t>et al.</w:t>
      </w:r>
      <w:r>
        <w:t xml:space="preserve">, Proximity to small-scale inland and coastal fisheries is associated with improved income and food security. </w:t>
      </w:r>
      <w:r w:rsidRPr="00DC28D9">
        <w:rPr>
          <w:i/>
        </w:rPr>
        <w:t>Commun Earth Environ</w:t>
      </w:r>
      <w:r>
        <w:t xml:space="preserve"> </w:t>
      </w:r>
      <w:r w:rsidRPr="00DC28D9">
        <w:rPr>
          <w:b/>
        </w:rPr>
        <w:t>3</w:t>
      </w:r>
      <w:r>
        <w:t>, 174 (2022).</w:t>
      </w:r>
    </w:p>
    <w:p w14:paraId="6ECA5FB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53. </w:t>
      </w:r>
      <w:r>
        <w:tab/>
        <w:t xml:space="preserve">L. S. O. Liverpool-Tasie, A. Sanou, T. Reardon, B. Belton, Demand for imported versus domestic fish in Nigeria. </w:t>
      </w:r>
      <w:r w:rsidRPr="00DC28D9">
        <w:rPr>
          <w:i/>
        </w:rPr>
        <w:t>J. Agric. Econ.</w:t>
      </w:r>
      <w:r>
        <w:t xml:space="preserve"> </w:t>
      </w:r>
      <w:r w:rsidRPr="00DC28D9">
        <w:rPr>
          <w:b/>
        </w:rPr>
        <w:t>72</w:t>
      </w:r>
      <w:r>
        <w:t>, 782–804 (2021).</w:t>
      </w:r>
    </w:p>
    <w:p w14:paraId="1768453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54. </w:t>
      </w:r>
      <w:r>
        <w:tab/>
        <w:t xml:space="preserve">D. J. Weiss, </w:t>
      </w:r>
      <w:r w:rsidRPr="00DC28D9">
        <w:rPr>
          <w:i/>
        </w:rPr>
        <w:t>et al.</w:t>
      </w:r>
      <w:r>
        <w:t xml:space="preserve">, A global map of travel time to cities to assess inequalities in accessibility in 2015. </w:t>
      </w:r>
      <w:r w:rsidRPr="00DC28D9">
        <w:rPr>
          <w:i/>
        </w:rPr>
        <w:t>Nature</w:t>
      </w:r>
      <w:r>
        <w:t xml:space="preserve"> </w:t>
      </w:r>
      <w:r w:rsidRPr="00DC28D9">
        <w:rPr>
          <w:b/>
        </w:rPr>
        <w:t>553</w:t>
      </w:r>
      <w:r>
        <w:t>, 333–336 (2018).</w:t>
      </w:r>
    </w:p>
    <w:p w14:paraId="1D77393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55. </w:t>
      </w:r>
      <w:r>
        <w:tab/>
        <w:t xml:space="preserve">D. A. Bandoh, E. Kenu, Dietary diversity and nutritional adequacy of under-fives in a fishing community in the central region of Ghana. </w:t>
      </w:r>
      <w:r w:rsidRPr="00DC28D9">
        <w:rPr>
          <w:i/>
        </w:rPr>
        <w:t>BMC Nutrition</w:t>
      </w:r>
      <w:r>
        <w:t xml:space="preserve"> </w:t>
      </w:r>
      <w:r w:rsidRPr="00DC28D9">
        <w:rPr>
          <w:b/>
        </w:rPr>
        <w:t>3</w:t>
      </w:r>
      <w:r>
        <w:t>, 2 (2017).</w:t>
      </w:r>
    </w:p>
    <w:p w14:paraId="2087AD8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56. </w:t>
      </w:r>
      <w:r>
        <w:tab/>
        <w:t xml:space="preserve">K. J. Fiorella, E. M. Milner, E. Bukusi, L. C. Fernald, Quantity and species of fish </w:t>
      </w:r>
      <w:r>
        <w:lastRenderedPageBreak/>
        <w:t xml:space="preserve">consumed shape breast-milk fatty acid concentrations around Lake Victoria, Kenya. </w:t>
      </w:r>
      <w:r w:rsidRPr="00DC28D9">
        <w:rPr>
          <w:i/>
        </w:rPr>
        <w:t>Public Health Nutr.</w:t>
      </w:r>
      <w:r>
        <w:t xml:space="preserve"> </w:t>
      </w:r>
      <w:r w:rsidRPr="00DC28D9">
        <w:rPr>
          <w:b/>
        </w:rPr>
        <w:t>21</w:t>
      </w:r>
      <w:r>
        <w:t>, 777–784 (2018).</w:t>
      </w:r>
    </w:p>
    <w:p w14:paraId="19DA650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57. </w:t>
      </w:r>
      <w:r>
        <w:tab/>
        <w:t xml:space="preserve">S. Alva, </w:t>
      </w:r>
      <w:r w:rsidRPr="00DC28D9">
        <w:rPr>
          <w:i/>
        </w:rPr>
        <w:t>et al.</w:t>
      </w:r>
      <w:r>
        <w:t xml:space="preserve">, Marine protected areas and children’s dietary diversity in the Philippines. </w:t>
      </w:r>
      <w:r w:rsidRPr="00DC28D9">
        <w:rPr>
          <w:i/>
        </w:rPr>
        <w:t>Popul. Environ.</w:t>
      </w:r>
      <w:r>
        <w:t xml:space="preserve"> </w:t>
      </w:r>
      <w:r w:rsidRPr="00DC28D9">
        <w:rPr>
          <w:b/>
        </w:rPr>
        <w:t>37</w:t>
      </w:r>
      <w:r>
        <w:t>, 341–361 (2016).</w:t>
      </w:r>
    </w:p>
    <w:p w14:paraId="62AC2C7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58. </w:t>
      </w:r>
      <w:r>
        <w:tab/>
        <w:t xml:space="preserve">S. Choudhury, D. D. Headey, W. A. Masters, First foods: Diet quality among infants aged 6-23 months in 42 countries. </w:t>
      </w:r>
      <w:r w:rsidRPr="00DC28D9">
        <w:rPr>
          <w:i/>
        </w:rPr>
        <w:t>Food Policy</w:t>
      </w:r>
      <w:r>
        <w:t xml:space="preserve"> </w:t>
      </w:r>
      <w:r w:rsidRPr="00DC28D9">
        <w:rPr>
          <w:b/>
        </w:rPr>
        <w:t>88</w:t>
      </w:r>
      <w:r>
        <w:t>, 101762 (2019).</w:t>
      </w:r>
    </w:p>
    <w:p w14:paraId="4E6C73D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59. </w:t>
      </w:r>
      <w:r>
        <w:tab/>
        <w:t xml:space="preserve">D. D. Headey, H. H. Alderman, The Relative Caloric Prices of Healthy and Unhealthy Foods Differ Systematically across Income Levels and Continents. </w:t>
      </w:r>
      <w:r w:rsidRPr="00DC28D9">
        <w:rPr>
          <w:i/>
        </w:rPr>
        <w:t>J. Nutr.</w:t>
      </w:r>
      <w:r>
        <w:t xml:space="preserve"> </w:t>
      </w:r>
      <w:r w:rsidRPr="00DC28D9">
        <w:rPr>
          <w:b/>
        </w:rPr>
        <w:t>149</w:t>
      </w:r>
      <w:r>
        <w:t>, 2020–2033 (2019).</w:t>
      </w:r>
    </w:p>
    <w:p w14:paraId="1A04460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60. </w:t>
      </w:r>
      <w:r>
        <w:tab/>
        <w:t xml:space="preserve">J. P. W. Robinson, </w:t>
      </w:r>
      <w:r w:rsidRPr="00DC28D9">
        <w:rPr>
          <w:i/>
        </w:rPr>
        <w:t>et al.</w:t>
      </w:r>
      <w:r>
        <w:t xml:space="preserve">, Small pelagic fish supply abundant and affordable micronutrients to low- and middle-income countries. </w:t>
      </w:r>
      <w:r w:rsidRPr="00DC28D9">
        <w:rPr>
          <w:i/>
        </w:rPr>
        <w:t>Nat Food</w:t>
      </w:r>
      <w:r>
        <w:t xml:space="preserve"> </w:t>
      </w:r>
      <w:r w:rsidRPr="00DC28D9">
        <w:rPr>
          <w:b/>
        </w:rPr>
        <w:t>3</w:t>
      </w:r>
      <w:r>
        <w:t>, 1075–1084 (2022).</w:t>
      </w:r>
    </w:p>
    <w:p w14:paraId="5DB3C98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61. </w:t>
      </w:r>
      <w:r>
        <w:tab/>
        <w:t>O. Ecker, A. R. Comstock, Dietary change and food demand in urbanizing Bangladesh. (2021). https://doi.org/10.2499/p15738coll2.134973.</w:t>
      </w:r>
    </w:p>
    <w:p w14:paraId="2498FAB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62. </w:t>
      </w:r>
      <w:r>
        <w:tab/>
        <w:t xml:space="preserve">A. D. Jones, Critical review of the emerging research evidence on agricultural biodiversity, diet diversity, and nutritional status in low- and middle-income countries. </w:t>
      </w:r>
      <w:r w:rsidRPr="00DC28D9">
        <w:rPr>
          <w:i/>
        </w:rPr>
        <w:t>Nutr. Rev.</w:t>
      </w:r>
      <w:r>
        <w:t xml:space="preserve"> </w:t>
      </w:r>
      <w:r w:rsidRPr="00DC28D9">
        <w:rPr>
          <w:b/>
        </w:rPr>
        <w:t>75</w:t>
      </w:r>
      <w:r>
        <w:t>, 769–782 (2017).</w:t>
      </w:r>
    </w:p>
    <w:p w14:paraId="3D0BFCF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63. </w:t>
      </w:r>
      <w:r>
        <w:tab/>
        <w:t xml:space="preserve">B. G. Luckett, F. A. J. DeClerck, J. Fanzo, A. R. Mundorf, D. Rose, Application of the Nutrition Functional Diversity indicator to assess food system contributions to dietary diversity and sustainable diets of Malawian households. </w:t>
      </w:r>
      <w:r w:rsidRPr="00DC28D9">
        <w:rPr>
          <w:i/>
        </w:rPr>
        <w:t>Public Health Nutr.</w:t>
      </w:r>
      <w:r>
        <w:t xml:space="preserve"> </w:t>
      </w:r>
      <w:r w:rsidRPr="00DC28D9">
        <w:rPr>
          <w:b/>
        </w:rPr>
        <w:t>18</w:t>
      </w:r>
      <w:r>
        <w:t>, 2479–2487 (2015).</w:t>
      </w:r>
    </w:p>
    <w:p w14:paraId="4F8B9B3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64. </w:t>
      </w:r>
      <w:r>
        <w:tab/>
        <w:t xml:space="preserve">R. A. Rasolofoson, </w:t>
      </w:r>
      <w:r w:rsidRPr="00DC28D9">
        <w:rPr>
          <w:i/>
        </w:rPr>
        <w:t>et al.</w:t>
      </w:r>
      <w:r>
        <w:t xml:space="preserve">, Fishery access benefits early childhood development through fish consumption and fishing income pathways. </w:t>
      </w:r>
      <w:r w:rsidRPr="00DC28D9">
        <w:rPr>
          <w:i/>
        </w:rPr>
        <w:t>World Dev.</w:t>
      </w:r>
      <w:r>
        <w:t xml:space="preserve"> </w:t>
      </w:r>
      <w:r w:rsidRPr="00DC28D9">
        <w:rPr>
          <w:b/>
        </w:rPr>
        <w:t>186</w:t>
      </w:r>
      <w:r>
        <w:t>, 106819 (2025).</w:t>
      </w:r>
    </w:p>
    <w:p w14:paraId="55034C7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65. </w:t>
      </w:r>
      <w:r>
        <w:tab/>
        <w:t xml:space="preserve">S. A. O. Adeyeye, O. B. Oyewole, An Overview of Traditional Fish Smoking In Africa. </w:t>
      </w:r>
      <w:r w:rsidRPr="00DC28D9">
        <w:rPr>
          <w:i/>
        </w:rPr>
        <w:t>Journal of Culinary Science &amp; Technology</w:t>
      </w:r>
      <w:r>
        <w:t xml:space="preserve"> </w:t>
      </w:r>
      <w:r w:rsidRPr="00DC28D9">
        <w:rPr>
          <w:b/>
        </w:rPr>
        <w:t>14</w:t>
      </w:r>
      <w:r>
        <w:t>, 198–215 (2016).</w:t>
      </w:r>
    </w:p>
    <w:p w14:paraId="79CA3DE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66. </w:t>
      </w:r>
      <w:r>
        <w:tab/>
        <w:t xml:space="preserve">V. W. Y. Lam, </w:t>
      </w:r>
      <w:r w:rsidRPr="00DC28D9">
        <w:rPr>
          <w:i/>
        </w:rPr>
        <w:t>et al.</w:t>
      </w:r>
      <w:r>
        <w:t xml:space="preserve">, Climate change, tropical fisheries and prospects for sustainable development. </w:t>
      </w:r>
      <w:r w:rsidRPr="00DC28D9">
        <w:rPr>
          <w:i/>
        </w:rPr>
        <w:t>Nature Reviews Earth &amp; Environment</w:t>
      </w:r>
      <w:r>
        <w:t xml:space="preserve"> </w:t>
      </w:r>
      <w:r w:rsidRPr="00DC28D9">
        <w:rPr>
          <w:b/>
        </w:rPr>
        <w:t>1</w:t>
      </w:r>
      <w:r>
        <w:t>, 440–454 (2020).</w:t>
      </w:r>
    </w:p>
    <w:p w14:paraId="562BB96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67. </w:t>
      </w:r>
      <w:r>
        <w:tab/>
        <w:t xml:space="preserve">K. L. Nash, </w:t>
      </w:r>
      <w:r w:rsidRPr="00DC28D9">
        <w:rPr>
          <w:i/>
        </w:rPr>
        <w:t>et al.</w:t>
      </w:r>
      <w:r>
        <w:t xml:space="preserve">, Trade and foreign fishing mediate global marine nutrient supply. </w:t>
      </w:r>
      <w:r w:rsidRPr="00DC28D9">
        <w:rPr>
          <w:i/>
        </w:rPr>
        <w:t>Proc. Natl. Acad. Sci. U. S. A.</w:t>
      </w:r>
      <w:r>
        <w:t xml:space="preserve"> </w:t>
      </w:r>
      <w:r w:rsidRPr="00DC28D9">
        <w:rPr>
          <w:b/>
        </w:rPr>
        <w:t>119</w:t>
      </w:r>
      <w:r>
        <w:t>, e2120817119 (2022).</w:t>
      </w:r>
    </w:p>
    <w:p w14:paraId="4C459ED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68. </w:t>
      </w:r>
      <w:r>
        <w:tab/>
        <w:t xml:space="preserve">C. M. Aura, </w:t>
      </w:r>
      <w:r w:rsidRPr="00DC28D9">
        <w:rPr>
          <w:i/>
        </w:rPr>
        <w:t>et al.</w:t>
      </w:r>
      <w:r>
        <w:t xml:space="preserve">, Aligning small indigenous fish species (SIS) in policy and management for enhanced food security and nutrition: The case of the Kenyan Lake Victoria Omena fishery. </w:t>
      </w:r>
      <w:r w:rsidRPr="00DC28D9">
        <w:rPr>
          <w:i/>
        </w:rPr>
        <w:t>Lakes Reserv.</w:t>
      </w:r>
      <w:r>
        <w:t xml:space="preserve"> </w:t>
      </w:r>
      <w:r w:rsidRPr="00DC28D9">
        <w:rPr>
          <w:b/>
        </w:rPr>
        <w:t>27</w:t>
      </w:r>
      <w:r>
        <w:t xml:space="preserve"> (2022).</w:t>
      </w:r>
    </w:p>
    <w:p w14:paraId="7DF3A61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69. </w:t>
      </w:r>
      <w:r>
        <w:tab/>
        <w:t xml:space="preserve">C. S. Nyamweya, </w:t>
      </w:r>
      <w:r w:rsidRPr="00DC28D9">
        <w:rPr>
          <w:i/>
        </w:rPr>
        <w:t>et al.</w:t>
      </w:r>
      <w:r>
        <w:t xml:space="preserve">, Response of fish stocks in Lake Victoria to enforcement of the ban on illegal fishing: Are there lessons for management? </w:t>
      </w:r>
      <w:r w:rsidRPr="00DC28D9">
        <w:rPr>
          <w:i/>
        </w:rPr>
        <w:t>J. Great Lakes Res.</w:t>
      </w:r>
      <w:r>
        <w:t xml:space="preserve"> </w:t>
      </w:r>
      <w:r w:rsidRPr="00DC28D9">
        <w:rPr>
          <w:b/>
        </w:rPr>
        <w:t>49</w:t>
      </w:r>
      <w:r>
        <w:t>, 531–544 (2023).</w:t>
      </w:r>
    </w:p>
    <w:p w14:paraId="30EEF66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70. </w:t>
      </w:r>
      <w:r>
        <w:tab/>
        <w:t xml:space="preserve">J. O. Omukoto, N. A. J. Graham, C. C. Hicks, Fish contributions toward nutritional security in Kenya. </w:t>
      </w:r>
      <w:r w:rsidRPr="00DC28D9">
        <w:rPr>
          <w:i/>
        </w:rPr>
        <w:t>Food Security</w:t>
      </w:r>
      <w:r>
        <w:t xml:space="preserve"> (2024). https://doi.org/10.1007/s12571-024-01459-8.</w:t>
      </w:r>
    </w:p>
    <w:p w14:paraId="05BA88C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71. </w:t>
      </w:r>
      <w:r>
        <w:tab/>
        <w:t xml:space="preserve">R. Karkarey, </w:t>
      </w:r>
      <w:r w:rsidRPr="00DC28D9">
        <w:rPr>
          <w:i/>
        </w:rPr>
        <w:t>et al.</w:t>
      </w:r>
      <w:r>
        <w:t xml:space="preserve">, Do risk-prone behaviours compromise reproduction and increase vulnerability of fish aggregations exposed to fishing? </w:t>
      </w:r>
      <w:r w:rsidRPr="00DC28D9">
        <w:rPr>
          <w:i/>
        </w:rPr>
        <w:t>Biol. Lett.</w:t>
      </w:r>
      <w:r>
        <w:t xml:space="preserve"> </w:t>
      </w:r>
      <w:r w:rsidRPr="00DC28D9">
        <w:rPr>
          <w:b/>
        </w:rPr>
        <w:t>20</w:t>
      </w:r>
      <w:r>
        <w:t>, 20240292 (2024).</w:t>
      </w:r>
    </w:p>
    <w:p w14:paraId="6D9BFC6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72. </w:t>
      </w:r>
      <w:r>
        <w:tab/>
        <w:t xml:space="preserve">J. Robinson, </w:t>
      </w:r>
      <w:r w:rsidRPr="00DC28D9">
        <w:rPr>
          <w:i/>
        </w:rPr>
        <w:t>et al.</w:t>
      </w:r>
      <w:r>
        <w:t xml:space="preserve">, The importance of targeted spawning aggregation fishing to the management of Seychelles’ trap fishery. </w:t>
      </w:r>
      <w:r w:rsidRPr="00DC28D9">
        <w:rPr>
          <w:i/>
        </w:rPr>
        <w:t>Fish. Res.</w:t>
      </w:r>
      <w:r>
        <w:t xml:space="preserve"> </w:t>
      </w:r>
      <w:r w:rsidRPr="00DC28D9">
        <w:rPr>
          <w:b/>
        </w:rPr>
        <w:t>112</w:t>
      </w:r>
      <w:r>
        <w:t>, 96–103 (2011).</w:t>
      </w:r>
    </w:p>
    <w:p w14:paraId="66B1D46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73. </w:t>
      </w:r>
      <w:r>
        <w:tab/>
        <w:t xml:space="preserve">J. P. W. Robinson, </w:t>
      </w:r>
      <w:r w:rsidRPr="00DC28D9">
        <w:rPr>
          <w:i/>
        </w:rPr>
        <w:t>et al.</w:t>
      </w:r>
      <w:r>
        <w:t xml:space="preserve">, Climate-induced increases in micronutrient availability for coral reef fisheries. </w:t>
      </w:r>
      <w:r w:rsidRPr="00DC28D9">
        <w:rPr>
          <w:i/>
        </w:rPr>
        <w:t>One Earth</w:t>
      </w:r>
      <w:r>
        <w:t xml:space="preserve"> </w:t>
      </w:r>
      <w:r w:rsidRPr="00DC28D9">
        <w:rPr>
          <w:b/>
        </w:rPr>
        <w:t>5</w:t>
      </w:r>
      <w:r>
        <w:t>, 98–108 (2022).</w:t>
      </w:r>
    </w:p>
    <w:p w14:paraId="481CE85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74. </w:t>
      </w:r>
      <w:r>
        <w:tab/>
        <w:t xml:space="preserve">D. Belhabib, K. Greer, D. Pauly, Trends in industrial and artisanal catch per effort in west African fisheries. </w:t>
      </w:r>
      <w:r w:rsidRPr="00DC28D9">
        <w:rPr>
          <w:i/>
        </w:rPr>
        <w:t>Conserv. Lett.</w:t>
      </w:r>
      <w:r>
        <w:t xml:space="preserve"> </w:t>
      </w:r>
      <w:r w:rsidRPr="00DC28D9">
        <w:rPr>
          <w:b/>
        </w:rPr>
        <w:t>11</w:t>
      </w:r>
      <w:r>
        <w:t>, e12360 (2018).</w:t>
      </w:r>
    </w:p>
    <w:p w14:paraId="7D70649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75. </w:t>
      </w:r>
      <w:r>
        <w:tab/>
        <w:t xml:space="preserve">C.-B. Braham, </w:t>
      </w:r>
      <w:r w:rsidRPr="00DC28D9">
        <w:rPr>
          <w:i/>
        </w:rPr>
        <w:t>et al.</w:t>
      </w:r>
      <w:r>
        <w:t xml:space="preserve">, Overexploitation of round sardinella may lead to the collapse of flat sardinella: What lessons can be drawn for shared stocks. </w:t>
      </w:r>
      <w:r w:rsidRPr="00DC28D9">
        <w:rPr>
          <w:i/>
        </w:rPr>
        <w:t>Fish. Res.</w:t>
      </w:r>
      <w:r>
        <w:t xml:space="preserve"> </w:t>
      </w:r>
      <w:r w:rsidRPr="00DC28D9">
        <w:rPr>
          <w:b/>
        </w:rPr>
        <w:t>269</w:t>
      </w:r>
      <w:r>
        <w:t>, 106873 (2024).</w:t>
      </w:r>
    </w:p>
    <w:p w14:paraId="437B2FC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76. </w:t>
      </w:r>
      <w:r>
        <w:tab/>
        <w:t xml:space="preserve">M. Thiaw, </w:t>
      </w:r>
      <w:r w:rsidRPr="00DC28D9">
        <w:rPr>
          <w:i/>
        </w:rPr>
        <w:t>et al.</w:t>
      </w:r>
      <w:r>
        <w:t xml:space="preserve">, Effect of environmental conditions on the seasonal and inter-annual variability of small pelagic fish abundance off North-West Africa: The case of both Senegalese sardinella. </w:t>
      </w:r>
      <w:r w:rsidRPr="00DC28D9">
        <w:rPr>
          <w:i/>
        </w:rPr>
        <w:t>Fish. Oceanogr.</w:t>
      </w:r>
      <w:r>
        <w:t xml:space="preserve"> </w:t>
      </w:r>
      <w:r w:rsidRPr="00DC28D9">
        <w:rPr>
          <w:b/>
        </w:rPr>
        <w:t>26</w:t>
      </w:r>
      <w:r>
        <w:t>, 583–601 (2017).</w:t>
      </w:r>
    </w:p>
    <w:p w14:paraId="717736E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77. </w:t>
      </w:r>
      <w:r>
        <w:tab/>
        <w:t xml:space="preserve">H. Randell, </w:t>
      </w:r>
      <w:r w:rsidRPr="00DC28D9">
        <w:rPr>
          <w:i/>
        </w:rPr>
        <w:t>et al.</w:t>
      </w:r>
      <w:r>
        <w:t xml:space="preserve">, Environmental change, aquatic conditions, and household food security: evidence from Lake Malawi. </w:t>
      </w:r>
      <w:r w:rsidRPr="00DC28D9">
        <w:rPr>
          <w:i/>
        </w:rPr>
        <w:t>Popul. Environ.</w:t>
      </w:r>
      <w:r>
        <w:t xml:space="preserve"> </w:t>
      </w:r>
      <w:r w:rsidRPr="00DC28D9">
        <w:rPr>
          <w:b/>
        </w:rPr>
        <w:t>47</w:t>
      </w:r>
      <w:r>
        <w:t>, 1–26 (2025).</w:t>
      </w:r>
    </w:p>
    <w:p w14:paraId="6CE24A1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78. </w:t>
      </w:r>
      <w:r>
        <w:tab/>
        <w:t xml:space="preserve">M. Isaacs, The humble sardine (small pelagics): fish as food or fodder. </w:t>
      </w:r>
      <w:r w:rsidRPr="00DC28D9">
        <w:rPr>
          <w:i/>
        </w:rPr>
        <w:t>Agriculture &amp; Food Security</w:t>
      </w:r>
      <w:r>
        <w:t xml:space="preserve"> </w:t>
      </w:r>
      <w:r w:rsidRPr="00DC28D9">
        <w:rPr>
          <w:b/>
        </w:rPr>
        <w:t>5</w:t>
      </w:r>
      <w:r>
        <w:t>, 1–14 (2016).</w:t>
      </w:r>
    </w:p>
    <w:p w14:paraId="4AEAB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79. </w:t>
      </w:r>
      <w:r>
        <w:tab/>
        <w:t>Changing Markets Foundation and Greenpeace Africa, “Feeding a Monster: How European aquaculture and animal industries are stealing food from West African communities” (2021).</w:t>
      </w:r>
    </w:p>
    <w:p w14:paraId="4F8848E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80. </w:t>
      </w:r>
      <w:r>
        <w:tab/>
        <w:t xml:space="preserve">D. Belhabib, U. R. Sumaila, P. Le Billon, The fisheries of Africa: Exploitation, policy, and maritime security trends. </w:t>
      </w:r>
      <w:r w:rsidRPr="00DC28D9">
        <w:rPr>
          <w:i/>
        </w:rPr>
        <w:t>Mar. Policy</w:t>
      </w:r>
      <w:r>
        <w:t xml:space="preserve"> </w:t>
      </w:r>
      <w:r w:rsidRPr="00DC28D9">
        <w:rPr>
          <w:b/>
        </w:rPr>
        <w:t>101</w:t>
      </w:r>
      <w:r>
        <w:t>, 80–92 (2019).</w:t>
      </w:r>
    </w:p>
    <w:p w14:paraId="2A4C5BF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81. </w:t>
      </w:r>
      <w:r>
        <w:tab/>
        <w:t xml:space="preserve">M. Medard, H. van Dijk, P. Hebinck, Competing for kayabo: gendered struggles for fish and livelihood on the shore of Lake Victoria. </w:t>
      </w:r>
      <w:r w:rsidRPr="00DC28D9">
        <w:rPr>
          <w:i/>
        </w:rPr>
        <w:t>Marit. Stud.</w:t>
      </w:r>
      <w:r>
        <w:t xml:space="preserve"> </w:t>
      </w:r>
      <w:r w:rsidRPr="00DC28D9">
        <w:rPr>
          <w:b/>
        </w:rPr>
        <w:t>18</w:t>
      </w:r>
      <w:r>
        <w:t>, 321–333 (2019).</w:t>
      </w:r>
    </w:p>
    <w:p w14:paraId="348EDB8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82. </w:t>
      </w:r>
      <w:r>
        <w:tab/>
        <w:t xml:space="preserve">I. Okafor-Yarwood, N. I. Kadagi, D. Belhabib, E. H. Allison, Survival of the Richest, not the Fittest: How attempts to improve governance impact African small-scale marine fisheries. </w:t>
      </w:r>
      <w:r w:rsidRPr="00DC28D9">
        <w:rPr>
          <w:i/>
        </w:rPr>
        <w:t>Mar. Policy</w:t>
      </w:r>
      <w:r>
        <w:t xml:space="preserve"> </w:t>
      </w:r>
      <w:r w:rsidRPr="00DC28D9">
        <w:rPr>
          <w:b/>
        </w:rPr>
        <w:t>135</w:t>
      </w:r>
      <w:r>
        <w:t>, 104847 (2022).</w:t>
      </w:r>
    </w:p>
    <w:p w14:paraId="0D300BD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83. </w:t>
      </w:r>
      <w:r>
        <w:tab/>
        <w:t xml:space="preserve">S. Pradhan, P. Nayak, C. Haque, Mapping social-ecological-oriented dried fish value chain: Evidence from coastal communities of Odisha and West Bengal in India. </w:t>
      </w:r>
      <w:r w:rsidRPr="00DC28D9">
        <w:rPr>
          <w:i/>
        </w:rPr>
        <w:t>Coasts</w:t>
      </w:r>
      <w:r>
        <w:t xml:space="preserve"> </w:t>
      </w:r>
      <w:r w:rsidRPr="00DC28D9">
        <w:rPr>
          <w:b/>
        </w:rPr>
        <w:t>3</w:t>
      </w:r>
      <w:r>
        <w:t>, 45–73 (2023).</w:t>
      </w:r>
    </w:p>
    <w:p w14:paraId="014099B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84. </w:t>
      </w:r>
      <w:r>
        <w:tab/>
        <w:t xml:space="preserve">S. K. Pradhan, P. K. Nayak, D. Armitage, A social-ecological systems perspective on dried fish value chains. </w:t>
      </w:r>
      <w:r w:rsidRPr="00DC28D9">
        <w:rPr>
          <w:i/>
        </w:rPr>
        <w:t>Current Research in Environmental Sustainability</w:t>
      </w:r>
      <w:r>
        <w:t xml:space="preserve"> </w:t>
      </w:r>
      <w:r w:rsidRPr="00DC28D9">
        <w:rPr>
          <w:b/>
        </w:rPr>
        <w:t>4</w:t>
      </w:r>
      <w:r>
        <w:t>, 100128 (2022).</w:t>
      </w:r>
    </w:p>
    <w:p w14:paraId="2A78199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85. </w:t>
      </w:r>
      <w:r>
        <w:tab/>
        <w:t xml:space="preserve">M. Galappaththi, N. Weeratunge, D. Armitage, A. M. Collins, Gendered dimensions of social wellbeing within dried fish value chains: insights from Sri Lanka. </w:t>
      </w:r>
      <w:r w:rsidRPr="00DC28D9">
        <w:rPr>
          <w:i/>
        </w:rPr>
        <w:t>Ocean Coast. Manag.</w:t>
      </w:r>
      <w:r>
        <w:t xml:space="preserve"> </w:t>
      </w:r>
      <w:r w:rsidRPr="00DC28D9">
        <w:rPr>
          <w:b/>
        </w:rPr>
        <w:t>240</w:t>
      </w:r>
      <w:r>
        <w:t>, 106658 (2023).</w:t>
      </w:r>
    </w:p>
    <w:p w14:paraId="58B2DDE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86. </w:t>
      </w:r>
      <w:r>
        <w:tab/>
        <w:t xml:space="preserve">M. Galappaththi, A. M. Collins, D. Armitage, P. K. Nayak, Linking social wellbeing and intersectionality to understand gender relations in dried fish value chains. </w:t>
      </w:r>
      <w:r w:rsidRPr="00DC28D9">
        <w:rPr>
          <w:i/>
        </w:rPr>
        <w:t>Marit. Stud.</w:t>
      </w:r>
      <w:r>
        <w:t xml:space="preserve"> </w:t>
      </w:r>
      <w:r w:rsidRPr="00DC28D9">
        <w:rPr>
          <w:b/>
        </w:rPr>
        <w:t>20</w:t>
      </w:r>
      <w:r>
        <w:t>, 355–370 (2021).</w:t>
      </w:r>
    </w:p>
    <w:p w14:paraId="4A81C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87. </w:t>
      </w:r>
      <w:r>
        <w:tab/>
        <w:t xml:space="preserve">R. Overå, A. Atter, S. Amponsah, M. Kjellevold, Market women’s skills, constraints, and agency in supplying affordable, safe, and high-quality fish in Ghana. </w:t>
      </w:r>
      <w:r w:rsidRPr="00DC28D9">
        <w:rPr>
          <w:i/>
        </w:rPr>
        <w:t>Marit. Stud.</w:t>
      </w:r>
      <w:r>
        <w:t xml:space="preserve"> </w:t>
      </w:r>
      <w:r w:rsidRPr="00DC28D9">
        <w:rPr>
          <w:b/>
        </w:rPr>
        <w:t>21</w:t>
      </w:r>
      <w:r>
        <w:t>, 485–500 (2022).</w:t>
      </w:r>
    </w:p>
    <w:p w14:paraId="65C6A5B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88. </w:t>
      </w:r>
      <w:r>
        <w:tab/>
        <w:t xml:space="preserve">A. Allegretti, R. K. Ayilu, I. M. Okafor-Yarwood, S. Standen, C. C. Hicks, Beyond growth? Understanding the grassroots entrepreneurship of women fish processors in Ghana. </w:t>
      </w:r>
      <w:r w:rsidRPr="00DC28D9">
        <w:rPr>
          <w:i/>
        </w:rPr>
        <w:t>World Dev. Perspect.</w:t>
      </w:r>
      <w:r>
        <w:t xml:space="preserve"> </w:t>
      </w:r>
      <w:r w:rsidRPr="00DC28D9">
        <w:rPr>
          <w:b/>
        </w:rPr>
        <w:t>38</w:t>
      </w:r>
      <w:r>
        <w:t>, 100687 (2025).</w:t>
      </w:r>
    </w:p>
    <w:p w14:paraId="448FE39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89. </w:t>
      </w:r>
      <w:r>
        <w:tab/>
        <w:t xml:space="preserve">C. O. Odoli, </w:t>
      </w:r>
      <w:r w:rsidRPr="00DC28D9">
        <w:rPr>
          <w:i/>
        </w:rPr>
        <w:t>et al.</w:t>
      </w:r>
      <w:r>
        <w:t xml:space="preserve">, Post-harvest interventions in small-scale fisheries: a boon or bane to food and nutritional security in Kenya? </w:t>
      </w:r>
      <w:r w:rsidRPr="00DC28D9">
        <w:rPr>
          <w:i/>
        </w:rPr>
        <w:t>Food Security</w:t>
      </w:r>
      <w:r>
        <w:t xml:space="preserve"> </w:t>
      </w:r>
      <w:r w:rsidRPr="00DC28D9">
        <w:rPr>
          <w:b/>
        </w:rPr>
        <w:t>11</w:t>
      </w:r>
      <w:r>
        <w:t>, 855–868 (2019).</w:t>
      </w:r>
    </w:p>
    <w:p w14:paraId="103999E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90. </w:t>
      </w:r>
      <w:r>
        <w:tab/>
        <w:t>S. Funge</w:t>
      </w:r>
      <w:r>
        <w:rPr>
          <w:rFonts w:ascii="Cambria Math" w:hAnsi="Cambria Math" w:cs="Cambria Math"/>
        </w:rPr>
        <w:t>‐</w:t>
      </w:r>
      <w:r>
        <w:t xml:space="preserve">Smith, A. Bennett, A fresh look at inland fisheries and their role in food security and livelihoods. </w:t>
      </w:r>
      <w:r w:rsidRPr="00DC28D9">
        <w:rPr>
          <w:i/>
        </w:rPr>
        <w:t xml:space="preserve">Fish Fish </w:t>
      </w:r>
      <w:r>
        <w:t xml:space="preserve"> </w:t>
      </w:r>
      <w:r w:rsidRPr="00DC28D9">
        <w:rPr>
          <w:b/>
        </w:rPr>
        <w:t>20</w:t>
      </w:r>
      <w:r>
        <w:t>, 1176–1195 (2019).</w:t>
      </w:r>
    </w:p>
    <w:p w14:paraId="3172471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91. </w:t>
      </w:r>
      <w:r>
        <w:tab/>
        <w:t xml:space="preserve">M. Atkins, C. McDougall, P. J. Cohen, COVID-19 impacts on women fish processors and traders in sub-Saharan Africa: Insights and recommendations for building forward better. </w:t>
      </w:r>
      <w:r w:rsidRPr="00DC28D9">
        <w:rPr>
          <w:i/>
        </w:rPr>
        <w:t>Monographs</w:t>
      </w:r>
      <w:r>
        <w:t xml:space="preserve"> (2021).</w:t>
      </w:r>
    </w:p>
    <w:p w14:paraId="6EA2D3D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92. </w:t>
      </w:r>
      <w:r>
        <w:tab/>
        <w:t xml:space="preserve">S. Standen, Developing the market, developing the fishery? Post-harvest associations in the making of the fish market in Ghana. </w:t>
      </w:r>
      <w:r w:rsidRPr="00DC28D9">
        <w:rPr>
          <w:i/>
        </w:rPr>
        <w:t>Mar. Policy</w:t>
      </w:r>
      <w:r>
        <w:t xml:space="preserve"> </w:t>
      </w:r>
      <w:r w:rsidRPr="00DC28D9">
        <w:rPr>
          <w:b/>
        </w:rPr>
        <w:t>172</w:t>
      </w:r>
      <w:r>
        <w:t>, 106536 (2025).</w:t>
      </w:r>
    </w:p>
    <w:p w14:paraId="5A33E9F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93. </w:t>
      </w:r>
      <w:r>
        <w:tab/>
        <w:t xml:space="preserve">G. F. D. Exchange, Global Fortification Data Exchange. </w:t>
      </w:r>
      <w:r w:rsidRPr="00DC28D9">
        <w:rPr>
          <w:i/>
        </w:rPr>
        <w:t>Dashboard: Country Fortification</w:t>
      </w:r>
      <w:r>
        <w:t xml:space="preserve"> (2024). Available at: https://fortificationdata.org/country-fortification-dashboard/?alpha3_code=KEN&amp;lang=en [Accessed 21 December 2024].</w:t>
      </w:r>
    </w:p>
    <w:p w14:paraId="3D98970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94. </w:t>
      </w:r>
      <w:r>
        <w:tab/>
        <w:t xml:space="preserve">T. Ryckman, </w:t>
      </w:r>
      <w:r w:rsidRPr="00DC28D9">
        <w:rPr>
          <w:i/>
        </w:rPr>
        <w:t>et al.</w:t>
      </w:r>
      <w:r>
        <w:t xml:space="preserve">, A subnational affordability assessment of nutritious foods for complementary feeding in Kenya. </w:t>
      </w:r>
      <w:r w:rsidRPr="00DC28D9">
        <w:rPr>
          <w:i/>
        </w:rPr>
        <w:t>Matern. Child Nutr.</w:t>
      </w:r>
      <w:r>
        <w:t xml:space="preserve"> </w:t>
      </w:r>
      <w:r w:rsidRPr="00DC28D9">
        <w:rPr>
          <w:b/>
        </w:rPr>
        <w:t>20 Suppl 3</w:t>
      </w:r>
      <w:r>
        <w:t>, e13373 (2024).</w:t>
      </w:r>
    </w:p>
    <w:p w14:paraId="1CF591D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95. </w:t>
      </w:r>
      <w:r>
        <w:tab/>
        <w:t xml:space="preserve">M. B. Ahern, </w:t>
      </w:r>
      <w:r w:rsidRPr="00DC28D9">
        <w:rPr>
          <w:i/>
        </w:rPr>
        <w:t>et al.</w:t>
      </w:r>
      <w:r>
        <w:t xml:space="preserve">, Locally-procured fish is essential in school feeding programmes in sub-Saharan Africa. </w:t>
      </w:r>
      <w:r w:rsidRPr="00DC28D9">
        <w:rPr>
          <w:i/>
        </w:rPr>
        <w:t>Foods</w:t>
      </w:r>
      <w:r>
        <w:t xml:space="preserve"> </w:t>
      </w:r>
      <w:r w:rsidRPr="00DC28D9">
        <w:rPr>
          <w:b/>
        </w:rPr>
        <w:t>10</w:t>
      </w:r>
      <w:r>
        <w:t>, 2080 (2021).</w:t>
      </w:r>
    </w:p>
    <w:p w14:paraId="4D96D19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96. </w:t>
      </w:r>
      <w:r>
        <w:tab/>
        <w:t xml:space="preserve">L. O’Meara, L. Pincus, B. C. Ratha, Standard Operating Procedure: Inclusion of small fish in Supplementary Nutrition Programme (SNP): Pilot study in Odisha, India. </w:t>
      </w:r>
      <w:r w:rsidRPr="00DC28D9">
        <w:rPr>
          <w:i/>
        </w:rPr>
        <w:t>Monographs</w:t>
      </w:r>
      <w:r>
        <w:t xml:space="preserve"> (2020).</w:t>
      </w:r>
    </w:p>
    <w:p w14:paraId="476024A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97. </w:t>
      </w:r>
      <w:r>
        <w:tab/>
        <w:t xml:space="preserve">D. B. Kumssa, </w:t>
      </w:r>
      <w:r w:rsidRPr="00DC28D9">
        <w:rPr>
          <w:i/>
        </w:rPr>
        <w:t>et al.</w:t>
      </w:r>
      <w:r>
        <w:t xml:space="preserve">, Dietary calcium and zinc deficiency risks are decreasing but remain prevalent. </w:t>
      </w:r>
      <w:r w:rsidRPr="00DC28D9">
        <w:rPr>
          <w:i/>
        </w:rPr>
        <w:t>Sci. Rep.</w:t>
      </w:r>
      <w:r>
        <w:t xml:space="preserve"> </w:t>
      </w:r>
      <w:r w:rsidRPr="00DC28D9">
        <w:rPr>
          <w:b/>
        </w:rPr>
        <w:t>5</w:t>
      </w:r>
      <w:r>
        <w:t>, 10974 (2015).</w:t>
      </w:r>
    </w:p>
    <w:p w14:paraId="5040A81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98. </w:t>
      </w:r>
      <w:r>
        <w:tab/>
        <w:t xml:space="preserve">S. W. Bunting, </w:t>
      </w:r>
      <w:r w:rsidRPr="00DC28D9">
        <w:rPr>
          <w:i/>
        </w:rPr>
        <w:t>et al.</w:t>
      </w:r>
      <w:r>
        <w:t xml:space="preserve">, Evaluating rational and healthy use options for small pelagic fish species in sub-Saharan Africa. </w:t>
      </w:r>
      <w:r w:rsidRPr="00DC28D9">
        <w:rPr>
          <w:i/>
        </w:rPr>
        <w:t>Food Secur.</w:t>
      </w:r>
      <w:r>
        <w:t xml:space="preserve"> </w:t>
      </w:r>
      <w:r w:rsidRPr="00DC28D9">
        <w:rPr>
          <w:b/>
        </w:rPr>
        <w:t>16</w:t>
      </w:r>
      <w:r>
        <w:t>, 1459–1477 (2024).</w:t>
      </w:r>
    </w:p>
    <w:p w14:paraId="0275B72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99. </w:t>
      </w:r>
      <w:r>
        <w:tab/>
        <w:t xml:space="preserve">A. Bennett, </w:t>
      </w:r>
      <w:r w:rsidRPr="00DC28D9">
        <w:rPr>
          <w:i/>
        </w:rPr>
        <w:t>et al.</w:t>
      </w:r>
      <w:r>
        <w:t xml:space="preserve">, Recognize fish as food in policy discourse and development funding. </w:t>
      </w:r>
      <w:r w:rsidRPr="00DC28D9">
        <w:rPr>
          <w:i/>
        </w:rPr>
        <w:t>Ambio</w:t>
      </w:r>
      <w:r>
        <w:t xml:space="preserve"> (2021). https://doi.org/10.1007/s13280-020-01451-4.</w:t>
      </w:r>
    </w:p>
    <w:p w14:paraId="5471AFE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100. </w:t>
      </w:r>
      <w:r>
        <w:tab/>
        <w:t xml:space="preserve">L. Wessels, </w:t>
      </w:r>
      <w:r w:rsidRPr="00DC28D9">
        <w:rPr>
          <w:i/>
        </w:rPr>
        <w:t>et al.</w:t>
      </w:r>
      <w:r>
        <w:t xml:space="preserve">, Putting small fish on the table: the underutilized potential of small indigenous fish to improve food and nutrition security in East Africa. </w:t>
      </w:r>
      <w:r w:rsidRPr="00DC28D9">
        <w:rPr>
          <w:i/>
        </w:rPr>
        <w:t>Food Security</w:t>
      </w:r>
      <w:r>
        <w:t xml:space="preserve"> (2023). https://doi.org/10.1007/s12571-023-01362-8.</w:t>
      </w:r>
    </w:p>
    <w:p w14:paraId="620E389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101. </w:t>
      </w:r>
      <w:r>
        <w:tab/>
        <w:t xml:space="preserve">A. Moxness Reksten, </w:t>
      </w:r>
      <w:r w:rsidRPr="00DC28D9">
        <w:rPr>
          <w:i/>
        </w:rPr>
        <w:t>et al.</w:t>
      </w:r>
      <w:r>
        <w:t xml:space="preserve">, Sampling protocol for the determination of nutrients and contaminants in fish and other seafood – The EAF-Nansen Programme. </w:t>
      </w:r>
      <w:r w:rsidRPr="00DC28D9">
        <w:rPr>
          <w:i/>
        </w:rPr>
        <w:t>MethodsX</w:t>
      </w:r>
      <w:r>
        <w:t xml:space="preserve"> </w:t>
      </w:r>
      <w:r w:rsidRPr="00DC28D9">
        <w:rPr>
          <w:b/>
        </w:rPr>
        <w:t>7</w:t>
      </w:r>
      <w:r>
        <w:t>, 101063 (2020).</w:t>
      </w:r>
    </w:p>
    <w:p w14:paraId="5A44B6F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102. </w:t>
      </w:r>
      <w:r>
        <w:tab/>
        <w:t>FAO/WHO Expert Consultation on Human Vitamin and Mineral Requirements, “Vitamin and Mineral Requirements in Human Nutrition” (FAO/WHO, 2004).</w:t>
      </w:r>
    </w:p>
    <w:p w14:paraId="7E01754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103. </w:t>
      </w:r>
      <w:r>
        <w:tab/>
        <w:t xml:space="preserve">E. L. Ferguson, </w:t>
      </w:r>
      <w:r w:rsidRPr="00DC28D9">
        <w:rPr>
          <w:i/>
        </w:rPr>
        <w:t>et al.</w:t>
      </w:r>
      <w:r>
        <w:t xml:space="preserve">, Realistic Food-Based Approaches Alone May Not Ensure Dietary Adequacy for Women and Young Children in South-East Asia. </w:t>
      </w:r>
      <w:r w:rsidRPr="00DC28D9">
        <w:rPr>
          <w:i/>
        </w:rPr>
        <w:t>Matern. Child Health J.</w:t>
      </w:r>
      <w:r>
        <w:t xml:space="preserve"> </w:t>
      </w:r>
      <w:r w:rsidRPr="00DC28D9">
        <w:rPr>
          <w:b/>
        </w:rPr>
        <w:t>23</w:t>
      </w:r>
      <w:r>
        <w:t>, 55–66 (2019).</w:t>
      </w:r>
    </w:p>
    <w:p w14:paraId="104953D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104. </w:t>
      </w:r>
      <w:r>
        <w:tab/>
        <w:t xml:space="preserve">L. H. Allen, A. L. Carriquiry, S. P. Murphy, Perspective: Proposed Harmonized Nutrient Reference Values for Populations. </w:t>
      </w:r>
      <w:r w:rsidRPr="00DC28D9">
        <w:rPr>
          <w:i/>
        </w:rPr>
        <w:t>Adv. Nutr.</w:t>
      </w:r>
      <w:r>
        <w:t xml:space="preserve"> </w:t>
      </w:r>
      <w:r w:rsidRPr="00DC28D9">
        <w:rPr>
          <w:b/>
        </w:rPr>
        <w:t>11</w:t>
      </w:r>
      <w:r>
        <w:t>, 469–483 (2020).</w:t>
      </w:r>
    </w:p>
    <w:p w14:paraId="7C41460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105. </w:t>
      </w:r>
      <w:r>
        <w:tab/>
        <w:t xml:space="preserve">European Food Safety Authority (EFSA), Dietary Reference Values for nutrients Summary report. </w:t>
      </w:r>
      <w:r w:rsidRPr="00DC28D9">
        <w:rPr>
          <w:i/>
        </w:rPr>
        <w:t>EFSA Support. Publ.</w:t>
      </w:r>
      <w:r>
        <w:t xml:space="preserve"> </w:t>
      </w:r>
      <w:r w:rsidRPr="00DC28D9">
        <w:rPr>
          <w:b/>
        </w:rPr>
        <w:t>14</w:t>
      </w:r>
      <w:r>
        <w:t>, e15121E (2017).</w:t>
      </w:r>
    </w:p>
    <w:p w14:paraId="7AB199D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106. </w:t>
      </w:r>
      <w:r>
        <w:tab/>
        <w:t>FAO, WHO, “Fats and fatty acids in human nutrition. Proceedings of the Joint FAO/WHO Expert Consultation. November 10-14, 2008. Geneva, Switzerland” (2010).</w:t>
      </w:r>
    </w:p>
    <w:p w14:paraId="2B5CA76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107. </w:t>
      </w:r>
      <w:r>
        <w:tab/>
        <w:t>Joint FAO/WHO Expert Committee on Food Additives (JECFA), Proceedings of the 73rd Joint FAO/WHO Expert Committee on Food Additives (JECFA) Meeting - Food Additives and Contaminants in (2010).</w:t>
      </w:r>
    </w:p>
    <w:p w14:paraId="655CF8F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108. </w:t>
      </w:r>
      <w:r>
        <w:tab/>
        <w:t>Joint FAO/WHO Expert Committee on Food Additives (JECFA), Proceedings of the Evaluation of Certain Food Additives and Contaminants: Sixty-Seventh Report of the Joint FAO/WHO Expert Committee on Food Additives in (2006).</w:t>
      </w:r>
    </w:p>
    <w:p w14:paraId="2D346B5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109. </w:t>
      </w:r>
      <w:r>
        <w:tab/>
        <w:t>WHO, “WHO child growth standards : training course on child growth assessment” (2008).</w:t>
      </w:r>
    </w:p>
    <w:p w14:paraId="21A873A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110. </w:t>
      </w:r>
      <w:r>
        <w:tab/>
        <w:t xml:space="preserve">Commission Regulation (EU), No 488/2014 of 12 May 2014 amending Regulation (EC) No 1881/2006 as regard maximum levels of cadmium in foodstuffs, Text with EEA relevance. </w:t>
      </w:r>
      <w:r w:rsidRPr="00DC28D9">
        <w:rPr>
          <w:i/>
        </w:rPr>
        <w:t>Off. J. Eur. Comm. L</w:t>
      </w:r>
      <w:r>
        <w:t xml:space="preserve"> </w:t>
      </w:r>
      <w:r w:rsidRPr="00DC28D9">
        <w:rPr>
          <w:b/>
        </w:rPr>
        <w:t>138</w:t>
      </w:r>
      <w:r>
        <w:t>, 75–79 (2014).</w:t>
      </w:r>
    </w:p>
    <w:p w14:paraId="4C24602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111. </w:t>
      </w:r>
      <w:r>
        <w:tab/>
        <w:t xml:space="preserve">A. Drewnowski, </w:t>
      </w:r>
      <w:r w:rsidRPr="00DC28D9">
        <w:rPr>
          <w:i/>
        </w:rPr>
        <w:t>et al.</w:t>
      </w:r>
      <w:r>
        <w:t xml:space="preserve">, Energy and nutrient density of foods in relation to their carbon footprint. </w:t>
      </w:r>
      <w:r w:rsidRPr="00DC28D9">
        <w:rPr>
          <w:i/>
        </w:rPr>
        <w:t>Am. J. Clin. Nutr.</w:t>
      </w:r>
      <w:r>
        <w:t xml:space="preserve"> </w:t>
      </w:r>
      <w:r w:rsidRPr="00DC28D9">
        <w:rPr>
          <w:b/>
        </w:rPr>
        <w:t>101</w:t>
      </w:r>
      <w:r>
        <w:t>, 184–191 (2015).</w:t>
      </w:r>
    </w:p>
    <w:p w14:paraId="6237809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112. </w:t>
      </w:r>
      <w:r>
        <w:tab/>
        <w:t>European Union, “Regulation (EC) No 1924/2006 of the european parliament and of the council of 20 December 2006 on nutrition and health claims made on foods” (2006).</w:t>
      </w:r>
    </w:p>
    <w:p w14:paraId="6553E09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113. </w:t>
      </w:r>
      <w:r>
        <w:tab/>
        <w:t xml:space="preserve">E. H. B. Dème, </w:t>
      </w:r>
      <w:r w:rsidRPr="00DC28D9">
        <w:rPr>
          <w:i/>
        </w:rPr>
        <w:t>et al.</w:t>
      </w:r>
      <w:r>
        <w:t xml:space="preserve">, Contribution of small-scale migrant fishing to the emergence of the fishmeal industry in West Africa: Cases of Mauritania, Senegal and the Gambia. </w:t>
      </w:r>
      <w:r w:rsidRPr="00DC28D9">
        <w:rPr>
          <w:i/>
        </w:rPr>
        <w:t>Front. Mar. Sci.</w:t>
      </w:r>
      <w:r>
        <w:t xml:space="preserve"> </w:t>
      </w:r>
      <w:r w:rsidRPr="00DC28D9">
        <w:rPr>
          <w:b/>
        </w:rPr>
        <w:t>10</w:t>
      </w:r>
      <w:r>
        <w:t xml:space="preserve"> (2023).</w:t>
      </w:r>
    </w:p>
    <w:p w14:paraId="38023C8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114. </w:t>
      </w:r>
      <w:r>
        <w:tab/>
        <w:t xml:space="preserve">B. Lehner, </w:t>
      </w:r>
      <w:r w:rsidRPr="00DC28D9">
        <w:rPr>
          <w:i/>
        </w:rPr>
        <w:t>et al.</w:t>
      </w:r>
      <w:r>
        <w:t>, Mapping the world’s inland surface waters: an update to the Global Lakes and Wetlands Database (GLWD v2). (2024).</w:t>
      </w:r>
    </w:p>
    <w:p w14:paraId="04C7F1D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115. </w:t>
      </w:r>
      <w:r>
        <w:tab/>
        <w:t>World Bank, World Development Indicators database. Deposited 2024.</w:t>
      </w:r>
    </w:p>
    <w:p w14:paraId="34E5CFD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116. </w:t>
      </w:r>
      <w:r>
        <w:tab/>
        <w:t xml:space="preserve">P.-C. Bürkner, Advanced Bayesian Multilevel Modeling with the R Package brms. </w:t>
      </w:r>
      <w:r w:rsidRPr="00DC28D9">
        <w:rPr>
          <w:i/>
        </w:rPr>
        <w:t>The R Journal</w:t>
      </w:r>
      <w:r>
        <w:t xml:space="preserve"> [Preprint] (2018). Available at: http://dx.doi.org/10.32614/RJ-2018-017.</w:t>
      </w:r>
    </w:p>
    <w:p w14:paraId="79A894E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117. </w:t>
      </w:r>
      <w:r>
        <w:tab/>
        <w:t>Stan Development Team, RStan: the R interface to Stan. R package version 2.18.2. http://mc-stan.org/. (2018).</w:t>
      </w:r>
    </w:p>
    <w:p w14:paraId="0AE8CCD3" w14:textId="53669540" w:rsidR="002B7F83"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118. </w:t>
      </w:r>
      <w:r>
        <w:tab/>
        <w:t xml:space="preserve">V. Arel-Bundock, </w:t>
      </w:r>
      <w:r w:rsidRPr="00DC28D9">
        <w:rPr>
          <w:i/>
        </w:rPr>
        <w:t>World Development Indicators and Other World Bank Data</w:t>
      </w:r>
      <w:r>
        <w:t xml:space="preserve"> (2022).</w:t>
      </w:r>
      <w:r w:rsidR="002B7F83">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3"/>
      <w:footerReference w:type="default" r:id="rId14"/>
      <w:pgSz w:w="11909" w:h="16834"/>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1046" w14:textId="77777777" w:rsidR="00831C53" w:rsidRDefault="00831C53">
      <w:pPr>
        <w:spacing w:line="240" w:lineRule="auto"/>
      </w:pPr>
      <w:r>
        <w:separator/>
      </w:r>
    </w:p>
  </w:endnote>
  <w:endnote w:type="continuationSeparator" w:id="0">
    <w:p w14:paraId="2D502214" w14:textId="77777777" w:rsidR="00831C53" w:rsidRDefault="00831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D3267" w14:textId="77777777" w:rsidR="00831C53" w:rsidRDefault="00831C53">
      <w:pPr>
        <w:spacing w:line="240" w:lineRule="auto"/>
      </w:pPr>
      <w:r>
        <w:separator/>
      </w:r>
    </w:p>
  </w:footnote>
  <w:footnote w:type="continuationSeparator" w:id="0">
    <w:p w14:paraId="22D1FB28" w14:textId="77777777" w:rsidR="00831C53" w:rsidRDefault="00831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son, James (robins64)">
    <w15:presenceInfo w15:providerId="AD" w15:userId="S::robins64@lancaster.ac.uk::1ca55d23-ca39-4afd-9ed5-c8d1ed24655f"/>
  </w15:person>
  <w15:person w15:author="Lydia O'Meara">
    <w15:presenceInfo w15:providerId="AD" w15:userId="S::lo0967x@gre.ac.uk::c5ecb192-cec2-4b3f-85f5-0abe1a80955e"/>
  </w15:person>
  <w15:person w15:author="Kathryn Fiorella">
    <w15:presenceInfo w15:providerId="AD" w15:userId="S::kf326@cornell.edu::3cf8b3aa-4ab5-4b9a-b7ff-ad4923ae5c86"/>
  </w15:person>
  <w15:person w15:author="Hicks, Christina">
    <w15:presenceInfo w15:providerId="AD" w15:userId="S::hicks@lancaster.ac.uk::1233657b-eff1-460a-98e5-2b51ae6ce1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G156N414J884G518"/>
    <w:docVar w:name="paperpile-doc-name" w:val="Dried_fish_ms_revised_coauthor_trackchanges.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103D6"/>
    <w:rsid w:val="00022FF9"/>
    <w:rsid w:val="00023918"/>
    <w:rsid w:val="00051A48"/>
    <w:rsid w:val="00061A81"/>
    <w:rsid w:val="00080BE4"/>
    <w:rsid w:val="000F026C"/>
    <w:rsid w:val="000F61D1"/>
    <w:rsid w:val="001232F9"/>
    <w:rsid w:val="00134215"/>
    <w:rsid w:val="0014589C"/>
    <w:rsid w:val="00146E3F"/>
    <w:rsid w:val="001544C3"/>
    <w:rsid w:val="001908BF"/>
    <w:rsid w:val="00190A3A"/>
    <w:rsid w:val="00195DED"/>
    <w:rsid w:val="0019625E"/>
    <w:rsid w:val="001B1B00"/>
    <w:rsid w:val="001C1006"/>
    <w:rsid w:val="001C2B35"/>
    <w:rsid w:val="001D3834"/>
    <w:rsid w:val="001F4CC1"/>
    <w:rsid w:val="00203C3F"/>
    <w:rsid w:val="0022610F"/>
    <w:rsid w:val="00243E69"/>
    <w:rsid w:val="00246849"/>
    <w:rsid w:val="00246A9C"/>
    <w:rsid w:val="00247BC7"/>
    <w:rsid w:val="002556D1"/>
    <w:rsid w:val="002B7F83"/>
    <w:rsid w:val="002E51F0"/>
    <w:rsid w:val="002F418A"/>
    <w:rsid w:val="00307CE5"/>
    <w:rsid w:val="003378B2"/>
    <w:rsid w:val="003416C2"/>
    <w:rsid w:val="00352FB3"/>
    <w:rsid w:val="003668BE"/>
    <w:rsid w:val="003742B5"/>
    <w:rsid w:val="00381127"/>
    <w:rsid w:val="003B2D52"/>
    <w:rsid w:val="003B3B90"/>
    <w:rsid w:val="003B7083"/>
    <w:rsid w:val="003E6984"/>
    <w:rsid w:val="003F2E2C"/>
    <w:rsid w:val="00400C04"/>
    <w:rsid w:val="00402919"/>
    <w:rsid w:val="004159CB"/>
    <w:rsid w:val="00417183"/>
    <w:rsid w:val="004429FA"/>
    <w:rsid w:val="00443299"/>
    <w:rsid w:val="00474CAC"/>
    <w:rsid w:val="00485EDA"/>
    <w:rsid w:val="00492D2E"/>
    <w:rsid w:val="004A280A"/>
    <w:rsid w:val="004A5668"/>
    <w:rsid w:val="004D056A"/>
    <w:rsid w:val="004F0B95"/>
    <w:rsid w:val="005032B4"/>
    <w:rsid w:val="005032BD"/>
    <w:rsid w:val="00505741"/>
    <w:rsid w:val="005275F2"/>
    <w:rsid w:val="00530115"/>
    <w:rsid w:val="00533F40"/>
    <w:rsid w:val="00534AF6"/>
    <w:rsid w:val="00542D27"/>
    <w:rsid w:val="00546FDF"/>
    <w:rsid w:val="00556623"/>
    <w:rsid w:val="00567D21"/>
    <w:rsid w:val="00582546"/>
    <w:rsid w:val="005844A0"/>
    <w:rsid w:val="005861E0"/>
    <w:rsid w:val="00592AB6"/>
    <w:rsid w:val="00593F31"/>
    <w:rsid w:val="005A154D"/>
    <w:rsid w:val="005C7AF0"/>
    <w:rsid w:val="006027BB"/>
    <w:rsid w:val="00631BE2"/>
    <w:rsid w:val="00674C63"/>
    <w:rsid w:val="0067683A"/>
    <w:rsid w:val="00677C21"/>
    <w:rsid w:val="006A2839"/>
    <w:rsid w:val="006A4A72"/>
    <w:rsid w:val="006D6320"/>
    <w:rsid w:val="007049FB"/>
    <w:rsid w:val="007273C3"/>
    <w:rsid w:val="00734D8D"/>
    <w:rsid w:val="00772FFA"/>
    <w:rsid w:val="00784291"/>
    <w:rsid w:val="007A2A0E"/>
    <w:rsid w:val="007A334B"/>
    <w:rsid w:val="007B12F8"/>
    <w:rsid w:val="007C1663"/>
    <w:rsid w:val="007E484F"/>
    <w:rsid w:val="007E4F8C"/>
    <w:rsid w:val="00812806"/>
    <w:rsid w:val="00823B9B"/>
    <w:rsid w:val="00831C53"/>
    <w:rsid w:val="0084433A"/>
    <w:rsid w:val="00844C7E"/>
    <w:rsid w:val="00845F7F"/>
    <w:rsid w:val="00857066"/>
    <w:rsid w:val="00861628"/>
    <w:rsid w:val="00870551"/>
    <w:rsid w:val="00873738"/>
    <w:rsid w:val="008A050F"/>
    <w:rsid w:val="008A6CB4"/>
    <w:rsid w:val="008C42DB"/>
    <w:rsid w:val="008E40D3"/>
    <w:rsid w:val="008E655A"/>
    <w:rsid w:val="009202EC"/>
    <w:rsid w:val="009212B1"/>
    <w:rsid w:val="009365FC"/>
    <w:rsid w:val="00955CC9"/>
    <w:rsid w:val="009613BA"/>
    <w:rsid w:val="00977174"/>
    <w:rsid w:val="00980B66"/>
    <w:rsid w:val="009911E2"/>
    <w:rsid w:val="009A0658"/>
    <w:rsid w:val="009C0BEC"/>
    <w:rsid w:val="009C55E7"/>
    <w:rsid w:val="009F75CE"/>
    <w:rsid w:val="00A01B31"/>
    <w:rsid w:val="00A24DBC"/>
    <w:rsid w:val="00A37A78"/>
    <w:rsid w:val="00A63931"/>
    <w:rsid w:val="00A95F8B"/>
    <w:rsid w:val="00AB275C"/>
    <w:rsid w:val="00AE33B1"/>
    <w:rsid w:val="00AE40AB"/>
    <w:rsid w:val="00AF3A06"/>
    <w:rsid w:val="00AF5146"/>
    <w:rsid w:val="00B13099"/>
    <w:rsid w:val="00B1582D"/>
    <w:rsid w:val="00B177FF"/>
    <w:rsid w:val="00B23663"/>
    <w:rsid w:val="00B27F3F"/>
    <w:rsid w:val="00B34142"/>
    <w:rsid w:val="00B81D72"/>
    <w:rsid w:val="00B8334B"/>
    <w:rsid w:val="00BB1EAF"/>
    <w:rsid w:val="00BC0BB2"/>
    <w:rsid w:val="00BC42D0"/>
    <w:rsid w:val="00BC4C37"/>
    <w:rsid w:val="00BD3F6A"/>
    <w:rsid w:val="00BE075A"/>
    <w:rsid w:val="00BF5687"/>
    <w:rsid w:val="00BF7C1D"/>
    <w:rsid w:val="00C01320"/>
    <w:rsid w:val="00C10A54"/>
    <w:rsid w:val="00C35651"/>
    <w:rsid w:val="00C43693"/>
    <w:rsid w:val="00C46D91"/>
    <w:rsid w:val="00C541A2"/>
    <w:rsid w:val="00C64445"/>
    <w:rsid w:val="00C67799"/>
    <w:rsid w:val="00CC1706"/>
    <w:rsid w:val="00CC2A9B"/>
    <w:rsid w:val="00CF7544"/>
    <w:rsid w:val="00D00575"/>
    <w:rsid w:val="00D02302"/>
    <w:rsid w:val="00D32044"/>
    <w:rsid w:val="00D33514"/>
    <w:rsid w:val="00D3617A"/>
    <w:rsid w:val="00D75A67"/>
    <w:rsid w:val="00D861B6"/>
    <w:rsid w:val="00DA4856"/>
    <w:rsid w:val="00DB0B69"/>
    <w:rsid w:val="00DB6A91"/>
    <w:rsid w:val="00DC28D9"/>
    <w:rsid w:val="00DC4C1B"/>
    <w:rsid w:val="00DD4B3B"/>
    <w:rsid w:val="00DF5F3C"/>
    <w:rsid w:val="00E02230"/>
    <w:rsid w:val="00E1717F"/>
    <w:rsid w:val="00E31A6B"/>
    <w:rsid w:val="00E35A54"/>
    <w:rsid w:val="00E36559"/>
    <w:rsid w:val="00E459E8"/>
    <w:rsid w:val="00E615C2"/>
    <w:rsid w:val="00E9627D"/>
    <w:rsid w:val="00EA4B76"/>
    <w:rsid w:val="00EB45C8"/>
    <w:rsid w:val="00EB52F2"/>
    <w:rsid w:val="00EC64E3"/>
    <w:rsid w:val="00EE7B3A"/>
    <w:rsid w:val="00F05AE7"/>
    <w:rsid w:val="00F20BD9"/>
    <w:rsid w:val="00F319A3"/>
    <w:rsid w:val="00F37C8C"/>
    <w:rsid w:val="00F72172"/>
    <w:rsid w:val="00F74CC8"/>
    <w:rsid w:val="00F7513B"/>
    <w:rsid w:val="00FA48DF"/>
    <w:rsid w:val="00FC1B64"/>
    <w:rsid w:val="00FC2CAB"/>
    <w:rsid w:val="00FC40E0"/>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 w:type="character" w:styleId="Hyperlink">
    <w:name w:val="Hyperlink"/>
    <w:basedOn w:val="DefaultParagraphFont"/>
    <w:uiPriority w:val="99"/>
    <w:unhideWhenUsed/>
    <w:rsid w:val="00CC2A9B"/>
    <w:rPr>
      <w:color w:val="0000FF" w:themeColor="hyperlink"/>
      <w:u w:val="single"/>
    </w:rPr>
  </w:style>
  <w:style w:type="character" w:styleId="UnresolvedMention">
    <w:name w:val="Unresolved Mention"/>
    <w:basedOn w:val="DefaultParagraphFont"/>
    <w:uiPriority w:val="99"/>
    <w:semiHidden/>
    <w:unhideWhenUsed/>
    <w:rsid w:val="00C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github.com/jpwrobinson/dried-fish"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21</Pages>
  <Words>76714</Words>
  <Characters>432670</Characters>
  <Application>Microsoft Office Word</Application>
  <DocSecurity>0</DocSecurity>
  <Lines>6457</Lines>
  <Paragraphs>1681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 O'Meara</dc:creator>
  <cp:lastModifiedBy>Robinson, James (robins64)</cp:lastModifiedBy>
  <cp:revision>37</cp:revision>
  <dcterms:created xsi:type="dcterms:W3CDTF">2025-06-25T10:33:00Z</dcterms:created>
  <dcterms:modified xsi:type="dcterms:W3CDTF">2025-06-27T15:32:00Z</dcterms:modified>
</cp:coreProperties>
</file>